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/>
  <Relationship Id="rId2" Type="http://schemas.openxmlformats.org/package/2006/relationships/metadata/core-properties" Target="docProps/core.xml"/>
  <Relationship Id="rId1" Type="http://schemas.openxmlformats.org/officeDocument/2006/relationships/officeDocument" Target="word/document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242C" w:rsidRDefault="00000000" w14:paraId="7E5E752A" w14:textId="77777777">
      <w:pPr>
        <w:spacing w:after="120" w:line="288" w:lineRule="auto"/>
        <w:jc w:val="both"/>
      </w:pPr>
      <w:r>
        <w:t>CONTRATO SOCIAL DE [NOME EMPRESARIAL] LTDA.</w:t>
      </w:r>
    </w:p>
    <w:p w:rsidR="003D242C" w:rsidRDefault="00000000" w14:paraId="3BEE7265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User" w:date="2026-01-16T23:00:10Z" w:id="0">
        <w:r>
          <w:delText>assinatura/registro (removendo todas as notas/colchetes). Adeque o texto ao caso concreto</w:delText>
        </w:r>
      </w:del>
      <w:ins w:author="Test User" w:date="2026-01-16T23:00:10Z" w:id="1">
        <w:r>
          <w:t>empresária limitada, que se regerá por este Contrato Social</w:t>
        </w:r>
      </w:ins>
      <w:r>
        <w:t xml:space="preserve"> e</w:t>
      </w:r>
      <w:del w:author="Test User" w:date="2026-01-16T23:00:10Z" w:id="2">
        <w:r>
          <w:delText xml:space="preserve"> às exigências da Junta Comercial competente (IN DREI 81/2020).]</w:delText>
        </w:r>
      </w:del>
      <w:ins w:author="Test User" w:date="2026-01-16T23:00:10Z" w:id="3">
        <w:r>
          <w:t>, nos casos omissos, pela legislação aplicável.</w:t>
        </w:r>
      </w:ins>
    </w:p>
    <w:p w:rsidR="003D242C" w:rsidRDefault="00000000" w14:paraId="5B2F5CA0" w14:textId="77777777">
      <w:pPr>
        <w:spacing w:after="120" w:line="288" w:lineRule="auto"/>
        <w:jc w:val="both"/>
        <w:rPr>
          <w:del w:author="Test User" w:date="2026-01-16T23:00:10Z" w:id="4"/>
        </w:rPr>
      </w:pPr>
      <w:del w:author="Test User" w:date="2026-01-16T23:00:10Z" w:id="5">
        <w:r>
          <w:delText>TÍTULO E QUALIFICAÇÃO</w:delText>
        </w:r>
      </w:del>
    </w:p>
    <w:p w:rsidR="003D242C" w:rsidRDefault="00000000" w14:paraId="0EF54AE8" w14:textId="77777777">
      <w:pPr>
        <w:spacing w:after="120" w:line="288" w:lineRule="auto"/>
        <w:jc w:val="both"/>
        <w:rPr>
          <w:del w:author="Test User" w:date="2026-01-16T23:00:10Z" w:id="6"/>
        </w:rPr>
      </w:pPr>
      <w:del w:author="Test User" w:date="2026-01-16T23:00:10Z" w:id="7">
        <w:r>
          <w:delText>Pelo presente instrumento particular de Contrato Social, os abaixo qualificados:</w:delText>
        </w:r>
      </w:del>
    </w:p>
    <w:p w:rsidR="003D242C" w:rsidRDefault="00000000" w14:paraId="6E409184" w14:textId="77777777">
      <w:pPr>
        <w:pStyle w:val="ListBullet"/>
        <w:spacing w:after="120" w:line="288" w:lineRule="auto"/>
        <w:jc w:val="both"/>
        <w:rPr>
          <w:del w:author="Test User" w:date="2026-01-16T23:00:10Z" w:id="8"/>
        </w:rPr>
      </w:pPr>
      <w:del w:author="Test User" w:date="2026-01-16T23:00:10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003D242C" w:rsidRDefault="00000000" w14:paraId="2FB79C1A" w14:textId="77777777">
      <w:pPr>
        <w:pStyle w:val="ListBullet"/>
        <w:spacing w:after="120" w:line="288" w:lineRule="auto"/>
        <w:jc w:val="both"/>
        <w:rPr>
          <w:del w:author="Test User" w:date="2026-01-16T23:00:10Z" w:id="10"/>
        </w:rPr>
      </w:pPr>
      <w:del w:author="Test User" w:date="2026-01-16T23:00:10Z" w:id="11">
        <w:r>
          <w:delText>[SÓCIO 2] [replicar a qualificação para cada sócio];</w:delText>
        </w:r>
      </w:del>
    </w:p>
    <w:p w:rsidR="003D242C" w:rsidRDefault="00000000" w14:paraId="1F6257E8" w14:textId="77777777">
      <w:pPr>
        <w:spacing w:after="120" w:line="288" w:lineRule="auto"/>
        <w:jc w:val="both"/>
        <w:rPr>
          <w:del w:author="Test User" w:date="2026-01-16T23:00:10Z" w:id="12"/>
        </w:rPr>
      </w:pPr>
      <w:del w:author="Test User" w:date="2026-01-16T23:00:10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003D242C" w:rsidRDefault="00000000" w14:paraId="5EDF5699" w14:textId="77777777">
      <w:pPr>
        <w:spacing w:after="120" w:line="288" w:lineRule="auto"/>
        <w:jc w:val="both"/>
      </w:pPr>
      <w:r>
        <w:t>PREÂMBULO E RECITAIS</w:t>
      </w:r>
    </w:p>
    <w:p w:rsidR="003D242C" w:rsidRDefault="00000000" w14:paraId="444BB23C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003D242C" w:rsidRDefault="00000000" w14:paraId="18AEEB1A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003D242C" w:rsidRDefault="00000000" w14:paraId="0BF4A90E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003D242C" w:rsidRDefault="00000000" w14:paraId="4C1B100E" w14:textId="77777777">
      <w:pPr>
        <w:spacing w:after="120" w:line="288" w:lineRule="auto"/>
        <w:jc w:val="both"/>
      </w:pPr>
      <w:r>
        <w:t>DEFINIÇÕES</w:t>
      </w:r>
    </w:p>
    <w:p w:rsidR="003D242C" w:rsidRDefault="00000000" w14:paraId="06586930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User" w:date="2026-01-16T23:00:10Z" w:id="14">
        <w:r>
          <w:delText>significados:</w:delText>
        </w:r>
      </w:del>
      <w:ins w:author="Test User" w:date="2026-01-16T23:00:10Z" w:id="15">
        <w:r>
          <w:t>significados:</w:t>
        </w:r>
      </w:ins>
      <w:ins w:author="Test User" w:date="2026-01-16T23:00:10Z" w:id="16">
        <w:r>
          <w:t>blalblablalblalbalblablalbalbla</w:t>
        </w:r>
      </w:ins>
    </w:p>
    <w:p w:rsidR="003D242C" w:rsidRDefault="00000000" w14:paraId="1E3A174C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003D242C" w:rsidRDefault="00000000" w14:paraId="05AC1C44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003D242C" w:rsidRDefault="00000000" w14:paraId="7187AA1A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003D242C" w:rsidRDefault="00000000" w14:paraId="398C24A9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003D242C" w:rsidRDefault="00000000" w14:paraId="1454A66E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003D242C" w:rsidRDefault="00000000" w14:paraId="6DD307D6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003D242C" w:rsidRDefault="00000000" w14:paraId="080E2BCD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003D242C" w:rsidRDefault="00000000" w14:paraId="69F053D4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003D242C" w:rsidRDefault="00000000" w14:paraId="4279BDBB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003D242C" w:rsidRDefault="00000000" w14:paraId="573ABCAA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003D242C" w:rsidRDefault="00000000" w14:paraId="521206CB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003D242C" w:rsidRDefault="00000000" w14:paraId="77943F0B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003D242C" w:rsidRDefault="00000000" w14:paraId="4E001A22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003D242C" w:rsidRDefault="00000000" w14:paraId="30DB3A80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003D242C" w:rsidRDefault="00000000" w14:paraId="168456EE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003D242C" w:rsidRDefault="00000000" w14:paraId="6F36679C" w14:textId="77777777">
      <w:pPr>
        <w:spacing w:after="120" w:line="288" w:lineRule="auto"/>
        <w:jc w:val="both"/>
      </w:pPr>
      <w:r>
        <w:t>OBJETO</w:t>
      </w:r>
    </w:p>
    <w:p w:rsidR="003D242C" w:rsidRDefault="00000000" w14:paraId="0F80DB02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003D242C" w:rsidRDefault="00000000" w14:paraId="00DEA5AD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003D242C" w:rsidRDefault="00000000" w14:paraId="0F3F5C3A" w14:textId="77777777">
      <w:pPr>
        <w:spacing w:after="120" w:line="288" w:lineRule="auto"/>
        <w:jc w:val="both"/>
      </w:pPr>
      <w:r>
        <w:t>NOME EMPRESARIAL, SEDE</w:t>
      </w:r>
      <w:moveFromRangeStart w:author="Test User" w:date="2026-01-16T23:00:10Z" w:name="move1" w:id="52"/>
      <w:moveFrom w:author="Test User" w:date="2026-01-16T23:00:10Z" w:id="49">
        <w:r>
          <w:delText>, PRAZO E EXERCÍCIO SOCIAL</w:delText>
        </w:r>
      </w:moveFrom>
      <w:moveFromRangeEnd w:id="54"/>
    </w:p>
    <w:p w:rsidR="003D242C" w:rsidRDefault="00000000" w14:paraId="25F6581A" w14:textId="77777777">
      <w:pPr>
        <w:spacing w:after="120" w:line="288" w:lineRule="auto"/>
        <w:jc w:val="both"/>
        <w:rPr>
          <w:del w:author="Test User" w:date="2026-01-16T23:00:10Z" w:id="17"/>
        </w:rPr>
      </w:pPr>
      <w:moveFromRangeStart w:author="Test User" w:date="2026-01-16T23:00:10Z" w:name="move2" w:id="53"/>
      <w:moveFrom w:author="Test User" w:date="2026-01-16T23:00:10Z" w:id="50">
        <w:r>
          <w:delText>5.1 Nome empresarial: [NOME EMPRESARIAL] LTDA. (sempre com o sufixo “Ltda.”).</w:delText>
        </w:r>
      </w:moveFrom>
      <w:moveFromRangeEnd w:id="55"/>
    </w:p>
    <w:p w:rsidR="003D242C" w:rsidRDefault="00000000" w14:paraId="41D53500" w14:textId="77777777">
      <w:pPr>
        <w:spacing w:after="120" w:line="288" w:lineRule="auto"/>
        <w:jc w:val="both"/>
        <w:rPr>
          <w:del w:author="Test User" w:date="2026-01-16T23:00:10Z" w:id="18"/>
        </w:rPr>
      </w:pPr>
    </w:p>
    <w:p w:rsidR="003D242C" w:rsidRDefault="00000000" w14:paraId="17A9BF9E" w14:textId="77777777">
      <w:pPr>
        <w:spacing w:after="120" w:line="288" w:lineRule="auto"/>
        <w:jc w:val="both"/>
        <w:rPr>
          <w:del w:author="Test User" w:date="2026-01-16T23:00:10Z" w:id="19"/>
        </w:rPr>
      </w:pPr>
    </w:p>
    <w:p w:rsidR="003D242C" w:rsidRDefault="00000000" w14:paraId="43CF560F" w14:textId="77777777">
      <w:pPr>
        <w:spacing w:after="120" w:line="288" w:lineRule="auto"/>
        <w:jc w:val="both"/>
        <w:rPr>
          <w:del w:author="Test User" w:date="2026-01-16T23:00:10Z" w:id="20"/>
        </w:rPr>
      </w:pPr>
    </w:p>
    <w:p w:rsidR="003D242C" w:rsidRDefault="00000000" w14:paraId="137FBB93" w14:textId="77777777">
      <w:pPr>
        <w:spacing w:after="120" w:line="288" w:lineRule="auto"/>
        <w:jc w:val="both"/>
      </w:pPr>
      <w:r>
        <w:t>CAPITAL SOCIAL, QUOTAS, SUBSCRIÇÃO E INTEGRALIZAÇÃO</w:t>
      </w:r>
    </w:p>
    <w:p w:rsidR="003D242C" w:rsidRDefault="00000000" w14:paraId="57C2ABED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003D242C" w:rsidRDefault="00000000" w14:paraId="13BDEAA5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003D242C" w:rsidRDefault="00000000" w14:paraId="2F26C993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003D242C" w:rsidRDefault="00000000" w14:paraId="021554A0" w14:textId="77777777">
      <w:pPr>
        <w:spacing w:after="120" w:line="288" w:lineRule="auto"/>
        <w:jc w:val="both"/>
      </w:pPr>
      <w:r>
        <w:t>6.2 Integralização:</w:t>
      </w:r>
    </w:p>
    <w:p w:rsidR="003D242C" w:rsidRDefault="00000000" w14:paraId="1C85F1B3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003D242C" w:rsidRDefault="00000000" w14:paraId="3E45D2AA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003D242C" w:rsidRDefault="00000000" w14:paraId="7FC29AF4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003D242C" w:rsidRDefault="00000000" w14:paraId="6AA65ED7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003D242C" w:rsidRDefault="00000000" w14:paraId="78B49F7C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User" w:date="2026-01-16T23:00:10Z" w:id="21">
        <w:r>
          <w:delText>observando-se contraditório e ampla defesa.</w:delText>
        </w:r>
      </w:del>
      <w:moveToRangeStart w:author="Test User" w:date="2026-01-16T23:00:10Z" w:name="move1" w:id="56"/>
      <w:moveTo w:author="Test User" w:date="2026-01-16T23:00:10Z" w:id="51">
        <w:r>
          <w:t>obse, PRAZO E EXERCÍCIO SOCIAL</w:t>
        </w:r>
      </w:moveTo>
      <w:moveToRangeEnd w:id="57"/>
    </w:p>
    <w:p w:rsidR="003D242C" w:rsidRDefault="00000000" w14:paraId="1A8C3CE6" w14:textId="77777777">
      <w:pPr>
        <w:spacing w:after="120" w:line="288" w:lineRule="auto"/>
        <w:jc w:val="both"/>
        <w:rPr>
          <w:ins w:author="Test User" w:date="2026-01-16T23:00:10Z" w:id="22"/>
        </w:rPr>
      </w:pPr>
      <w:ins w:author="Test User" w:date="2026-01-16T23:00:10Z" w:id="23">
        <w:r>
          <w:t>5.1 Nome empresarial: [NOME EMPRESARIAL] LTDA. (sempre com o sufixo “Ltda.”).</w:t>
        </w:r>
      </w:ins>
    </w:p>
    <w:p w:rsidR="003D242C" w:rsidRDefault="00000000" w14:paraId="270DCF2F" w14:textId="77777777">
      <w:pPr>
        <w:spacing w:after="120" w:line="288" w:lineRule="auto"/>
        <w:jc w:val="both"/>
        <w:rPr>
          <w:ins w:author="Test User" w:date="2026-01-16T23:00:10Z" w:id="24"/>
        </w:rPr>
      </w:pPr>
      <w:ins w:author="Test User" w:date="2026-01-16T23:00:10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003D242C" w:rsidRDefault="00000000" w14:paraId="0C4F3B9C" w14:textId="77777777">
      <w:pPr>
        <w:spacing w:after="120" w:line="288" w:lineRule="auto"/>
        <w:jc w:val="both"/>
        <w:rPr>
          <w:ins w:author="Test User" w:date="2026-01-16T23:00:10Z" w:id="26"/>
        </w:rPr>
      </w:pPr>
      <w:ins w:author="Test User" w:date="2026-01-16T23:00:10Z" w:id="27">
        <w:r>
          <w:t>5.3 Prazo de duração: por prazo [determinado: até [DATA]; ou indeterminado].</w:t>
        </w:r>
      </w:ins>
    </w:p>
    <w:p w:rsidR="003D242C" w:rsidRDefault="00000000" w14:paraId="786876A6" w14:textId="77777777">
      <w:pPr>
        <w:spacing w:after="120" w:line="288" w:lineRule="auto"/>
        <w:jc w:val="both"/>
        <w:rPr>
          <w:ins w:author="Test User" w:date="2026-01-16T23:00:10Z" w:id="28"/>
        </w:rPr>
      </w:pPr>
      <w:ins w:author="Test User" w:date="2026-01-16T23:00:10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003D242C" w:rsidRDefault="00000000" w14:paraId="73A6B936" w14:textId="77777777">
      <w:pPr>
        <w:spacing w:after="120" w:line="288" w:lineRule="auto"/>
        <w:jc w:val="both"/>
        <w:rPr>
          <w:ins w:author="Test User" w:date="2026-01-16T23:00:10Z" w:id="30"/>
        </w:rPr>
      </w:pPr>
      <w:ins w:author="Test User" w:date="2026-01-16T23:00:10Z" w:id="31">
        <w:r>
          <w:t>rvando-se contraditório e ampla defesa.</w:t>
        </w:r>
      </w:ins>
    </w:p>
    <w:p w:rsidR="003D242C" w:rsidRDefault="00000000" w14:paraId="56D5F832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003D242C" w:rsidRDefault="00000000" w14:paraId="27B64541" w14:textId="77777777">
      <w:pPr>
        <w:spacing w:after="120" w:line="288" w:lineRule="auto"/>
        <w:jc w:val="both"/>
      </w:pPr>
      <w:r>
        <w:t>ESTABILIDADE SOCIETÁRIA: LOCK-UP, STANDSTILL, VESTING</w:t>
      </w:r>
    </w:p>
    <w:p w:rsidR="003D242C" w:rsidRDefault="00000000" w14:paraId="59CA86BC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003D242C" w:rsidRDefault="00000000" w14:paraId="7837F342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003D242C" w:rsidRDefault="00000000" w14:paraId="5DF9484E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003D242C" w:rsidRDefault="00000000" w14:paraId="50F639A9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003D242C" w:rsidRDefault="00000000" w14:paraId="6229ADD2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003D242C" w:rsidRDefault="00000000" w14:paraId="02E5F082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003D242C" w:rsidRDefault="00000000" w14:paraId="668E555A" w14:textId="77777777">
      <w:pPr>
        <w:spacing w:after="120" w:line="288" w:lineRule="auto"/>
        <w:jc w:val="both"/>
      </w:pPr>
      <w:r>
        <w:t>CESSÃO, ÔNUS E DIREITO DE PREFERÊNCIA SOBRE QUOTAS</w:t>
      </w:r>
    </w:p>
    <w:p w:rsidR="003D242C" w:rsidRDefault="00000000" w14:paraId="02379B7C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003D242C" w:rsidRDefault="00000000" w14:paraId="4F5AB0DD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003D242C" w:rsidRDefault="00000000" w14:paraId="08BBE0DA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User" w:date="2026-01-16T23:00:10Z" w:id="32">
        <w:r>
          <w:delText>diversa mais rigorosa.</w:delText>
        </w:r>
      </w:del>
      <w:ins w:author="Test User" w:date="2026-01-16T23:00:10Z" w:id="33">
        <w:r>
          <w:t>dive, PRAZO E EXERCÍCIO SOCIAL</w:t>
        </w:r>
      </w:ins>
    </w:p>
    <w:p w:rsidR="003D242C" w:rsidRDefault="00000000" w14:paraId="44AE03F3" w14:textId="77777777">
      <w:pPr>
        <w:spacing w:after="120" w:line="288" w:lineRule="auto"/>
        <w:jc w:val="both"/>
        <w:rPr>
          <w:ins w:author="Test User" w:date="2026-01-16T23:00:10Z" w:id="34"/>
        </w:rPr>
      </w:pPr>
      <w:moveToRangeStart w:author="Test User" w:date="2026-01-16T23:00:10Z" w:name="move2" w:id="47"/>
      <w:moveTo w:author="Test User" w:date="2026-01-16T23:00:10Z" w:id="48">
        <w:r>
          <w:t>5.1 Nome empresarial: [NOME EMPRESARIAL] LTDA. (sempre com o sufixo “Ltda.”).</w:t>
        </w:r>
      </w:moveTo>
      <w:moveToRangeEnd w:id="58"/>
    </w:p>
    <w:p w:rsidR="003D242C" w:rsidRDefault="00000000" w14:paraId="47A1942A" w14:textId="77777777">
      <w:pPr>
        <w:spacing w:after="120" w:line="288" w:lineRule="auto"/>
        <w:jc w:val="both"/>
        <w:rPr>
          <w:ins w:author="Test User" w:date="2026-01-16T23:00:10Z" w:id="35"/>
        </w:rPr>
      </w:pPr>
    </w:p>
    <w:p w:rsidR="003D242C" w:rsidRDefault="00000000" w14:paraId="08EE6C70" w14:textId="77777777">
      <w:pPr>
        <w:spacing w:after="120" w:line="288" w:lineRule="auto"/>
        <w:jc w:val="both"/>
        <w:rPr>
          <w:ins w:author="Test User" w:date="2026-01-16T23:00:10Z" w:id="36"/>
        </w:rPr>
      </w:pPr>
    </w:p>
    <w:p w:rsidR="003D242C" w:rsidRDefault="00000000" w14:paraId="2DCA973B" w14:textId="77777777">
      <w:pPr>
        <w:spacing w:after="120" w:line="288" w:lineRule="auto"/>
        <w:jc w:val="both"/>
        <w:rPr>
          <w:ins w:author="Test User" w:date="2026-01-16T23:00:10Z" w:id="37"/>
        </w:rPr>
      </w:pPr>
    </w:p>
    <w:p w:rsidR="003D242C" w:rsidRDefault="00000000" w14:paraId="069A6040" w14:textId="77777777">
      <w:pPr>
        <w:pStyle w:val="ListBullet"/>
        <w:spacing w:after="120" w:line="288" w:lineRule="auto"/>
        <w:jc w:val="both"/>
        <w:rPr>
          <w:ins w:author="Test User" w:date="2026-01-16T23:00:10Z" w:id="38"/>
        </w:rPr>
      </w:pPr>
    </w:p>
    <w:p w:rsidR="003D242C" w:rsidRDefault="00000000" w14:paraId="37872BB7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003D242C" w:rsidRDefault="00000000" w14:paraId="67CB6265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003D242C" w:rsidRDefault="00000000" w14:paraId="277B6BA9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003D242C" w:rsidRDefault="00000000" w14:paraId="373203CB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003D242C" w:rsidRDefault="00000000" w14:paraId="4E0D17E4" w14:textId="77777777">
      <w:pPr>
        <w:spacing w:after="120" w:line="288" w:lineRule="auto"/>
        <w:jc w:val="both"/>
      </w:pPr>
      <w:r>
        <w:t>MECANISMOS DE LIQUIDEZ: ROFO/ROFR, TAG-ALONG, DRAG-ALONG</w:t>
      </w:r>
    </w:p>
    <w:p w:rsidR="003D242C" w:rsidRDefault="00000000" w14:paraId="5CE5B69F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003D242C" w:rsidRDefault="00000000" w14:paraId="4FB6DCF5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003D242C" w:rsidRDefault="00000000" w14:paraId="44A475BD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003D242C" w:rsidRDefault="00000000" w14:paraId="526A94F2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003D242C" w:rsidRDefault="00000000" w14:paraId="30B672B6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003D242C" w:rsidRDefault="00000000" w14:paraId="09649CB0" w14:textId="77777777">
      <w:pPr>
        <w:spacing w:after="120" w:line="288" w:lineRule="auto"/>
        <w:jc w:val="both"/>
      </w:pPr>
      <w:r>
        <w:t>GOVERNANÇA, ADMINISTRAÇÃO E REGÊNCIA SUPLETIVA</w:t>
      </w:r>
    </w:p>
    <w:p w:rsidR="003D242C" w:rsidRDefault="00000000" w14:paraId="20561102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003D242C" w:rsidRDefault="00000000" w14:paraId="328DFFFA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003D242C" w:rsidRDefault="00000000" w14:paraId="0465F764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003D242C" w:rsidRDefault="00000000" w14:paraId="24ACBFCD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003D242C" w:rsidRDefault="00000000" w14:paraId="2E34D409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003D242C" w:rsidRDefault="00000000" w14:paraId="292E2FC9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003D242C" w:rsidRDefault="00000000" w14:paraId="309D8272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003D242C" w:rsidRDefault="00000000" w14:paraId="17B7F5F5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003D242C" w:rsidRDefault="00000000" w14:paraId="366BD149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003D242C" w:rsidRDefault="00000000" w14:paraId="3A55DFF9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003D242C" w:rsidRDefault="00000000" w14:paraId="6A4D7520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003D242C" w:rsidRDefault="00000000" w14:paraId="732CE2BD" w14:textId="77777777">
      <w:pPr>
        <w:spacing w:after="120" w:line="288" w:lineRule="auto"/>
        <w:jc w:val="both"/>
      </w:pPr>
      <w:r>
        <w:t>11.2 Quóruns especiais:</w:t>
      </w:r>
    </w:p>
    <w:p w:rsidR="003D242C" w:rsidRDefault="00000000" w14:paraId="3B236E0F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003D242C" w:rsidRDefault="00000000" w14:paraId="312149F6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003D242C" w:rsidRDefault="00000000" w14:paraId="15643D42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003D242C" w:rsidRDefault="00000000" w14:paraId="5D6D3A86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003D242C" w:rsidRDefault="00000000" w14:paraId="25D0B8AB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003D242C" w:rsidRDefault="00000000" w14:paraId="63DB9798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003D242C" w:rsidRDefault="00000000" w14:paraId="5040F641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003D242C" w:rsidRDefault="00000000" w14:paraId="14E0ED5A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003D242C" w:rsidRDefault="00000000" w14:paraId="5766469C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003D242C" w:rsidRDefault="00000000" w14:paraId="23D33D14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003D242C" w:rsidRDefault="00000000" w14:paraId="032B7152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003D242C" w:rsidRDefault="00000000" w14:paraId="682DCC21" w14:textId="77777777">
      <w:pPr>
        <w:spacing w:after="120" w:line="288" w:lineRule="auto"/>
        <w:jc w:val="both"/>
      </w:pPr>
      <w:r>
        <w:t>DIREITOS ECONÔMICOS E POLÍTICA DE RESULTADOS</w:t>
      </w:r>
    </w:p>
    <w:p w:rsidR="003D242C" w:rsidRDefault="00000000" w14:paraId="6A0D00F5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003D242C" w:rsidRDefault="00000000" w14:paraId="2AE9ECE0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003D242C" w:rsidRDefault="00000000" w14:paraId="6FA00DDC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003D242C" w:rsidRDefault="00000000" w14:paraId="33D77622" w14:textId="77777777">
      <w:pPr>
        <w:spacing w:after="120" w:line="288" w:lineRule="auto"/>
        <w:jc w:val="both"/>
      </w:pPr>
      <w:r>
        <w:t>12.4 Antidiluição [OPÇÃO – ON]:</w:t>
      </w:r>
    </w:p>
    <w:p w:rsidR="003D242C" w:rsidRDefault="00000000" w14:paraId="37440A3E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003D242C" w:rsidRDefault="00000000" w14:paraId="7A7B865E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003D242C" w:rsidRDefault="00000000" w14:paraId="6E08038B" w14:textId="77777777">
      <w:pPr>
        <w:spacing w:after="120" w:line="288" w:lineRule="auto"/>
        <w:jc w:val="both"/>
      </w:pPr>
      <w:r>
        <w:t>PROTEÇÕES A INVESTIDORES E MINORITÁRIOS</w:t>
      </w:r>
    </w:p>
    <w:p w:rsidR="003D242C" w:rsidRDefault="00000000" w14:paraId="648DBF1A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003D242C" w:rsidRDefault="00000000" w14:paraId="16B79806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003D242C" w:rsidRDefault="00000000" w14:paraId="545AAB15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003D242C" w:rsidRDefault="00000000" w14:paraId="5CFD7FDC" w14:textId="77777777">
      <w:pPr>
        <w:spacing w:after="120" w:line="288" w:lineRule="auto"/>
        <w:jc w:val="both"/>
      </w:pPr>
      <w:r>
        <w:t>CONFLITOS DE INTERESSE E DEVERES FIDUCIÁRIOS</w:t>
      </w:r>
    </w:p>
    <w:p w:rsidR="003D242C" w:rsidRDefault="00000000" w14:paraId="70280A46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003D242C" w:rsidRDefault="00000000" w14:paraId="0AA931E9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003D242C" w:rsidRDefault="00000000" w14:paraId="65C95BAF" w14:textId="77777777">
      <w:pPr>
        <w:spacing w:after="120" w:line="288" w:lineRule="auto"/>
        <w:jc w:val="both"/>
      </w:pPr>
      <w:r>
        <w:t>ADMISSÃO, RETIRADA E EXCLUSÃO DE SÓCIOS; HAVERES</w:t>
      </w:r>
    </w:p>
    <w:p w:rsidR="003D242C" w:rsidRDefault="00000000" w14:paraId="5B20C8F4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003D242C" w:rsidRDefault="00000000" w14:paraId="2B36D1AD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003D242C" w:rsidRDefault="00000000" w14:paraId="328EB3C0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003D242C" w:rsidRDefault="00000000" w14:paraId="48DAE619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003D242C" w:rsidRDefault="00000000" w14:paraId="28904E5A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003D242C" w:rsidRDefault="00000000" w14:paraId="0E2F5DA8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003D242C" w:rsidRDefault="00000000" w14:paraId="649B58C9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003D242C" w:rsidRDefault="00000000" w14:paraId="57778B96" w14:textId="77777777">
      <w:pPr>
        <w:spacing w:after="120" w:line="288" w:lineRule="auto"/>
        <w:jc w:val="both"/>
      </w:pPr>
      <w:r>
        <w:t>16.3 LGPD (Lei nº 13.709/2018):</w:t>
      </w:r>
    </w:p>
    <w:p w:rsidR="003D242C" w:rsidRDefault="00000000" w14:paraId="0E612C30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003D242C" w:rsidRDefault="00000000" w14:paraId="1DD76DED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003D242C" w:rsidRDefault="00000000" w14:paraId="7A5D8BD9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003D242C" w:rsidRDefault="00000000" w14:paraId="35155B3F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003D242C" w:rsidRDefault="00000000" w14:paraId="3EF6AB3E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003D242C" w:rsidRDefault="00000000" w14:paraId="173F4DB4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003D242C" w:rsidRDefault="00000000" w14:paraId="150EC3B9" w14:textId="77777777">
      <w:pPr>
        <w:spacing w:after="120" w:line="288" w:lineRule="auto"/>
        <w:jc w:val="both"/>
      </w:pPr>
      <w:r>
        <w:t>16.4 Propriedade Intelectual:</w:t>
      </w:r>
    </w:p>
    <w:p w:rsidR="003D242C" w:rsidRDefault="00000000" w14:paraId="01AE1700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003D242C" w:rsidRDefault="00000000" w14:paraId="39778577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003D242C" w:rsidRDefault="00000000" w14:paraId="17F3F89D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003D242C" w:rsidRDefault="00000000" w14:paraId="537FE0CD" w14:textId="77777777">
      <w:pPr>
        <w:spacing w:after="120" w:line="288" w:lineRule="auto"/>
        <w:jc w:val="both"/>
      </w:pPr>
      <w:r>
        <w:t>NÃO CONCORRÊNCIA E NÃO ALICIAMENTO</w:t>
      </w:r>
    </w:p>
    <w:p w:rsidR="003D242C" w:rsidRDefault="00000000" w14:paraId="5942478C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003D242C" w:rsidRDefault="00000000" w14:paraId="408B9CD9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003D242C" w:rsidRDefault="00000000" w14:paraId="1E13F479" w14:textId="77777777">
      <w:pPr>
        <w:spacing w:after="120" w:line="288" w:lineRule="auto"/>
        <w:jc w:val="both"/>
      </w:pPr>
      <w:r>
        <w:t>OPÇÕES DE COMPRA/VENDA; EVENTOS-GATILHO</w:t>
      </w:r>
    </w:p>
    <w:p w:rsidR="003D242C" w:rsidRDefault="00000000" w14:paraId="2E77B619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003D242C" w:rsidRDefault="00000000" w14:paraId="45EA6855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003D242C" w:rsidRDefault="00000000" w14:paraId="4625E2B7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003D242C" w:rsidRDefault="00000000" w14:paraId="64C0B1C9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003D242C" w:rsidRDefault="00000000" w14:paraId="7D1F06CC" w14:textId="77777777">
      <w:pPr>
        <w:spacing w:after="120" w:line="288" w:lineRule="auto"/>
        <w:jc w:val="both"/>
      </w:pPr>
      <w:r>
        <w:t>DEADLOCK E RESOLUÇÃO DE DISPUTAS ENTRE SÓCIOS</w:t>
      </w:r>
    </w:p>
    <w:p w:rsidR="003D242C" w:rsidRDefault="00000000" w14:paraId="4A9BEA78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003D242C" w:rsidRDefault="00000000" w14:paraId="21A72343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003D242C" w:rsidRDefault="00000000" w14:paraId="7C704AA3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003D242C" w:rsidRDefault="00000000" w14:paraId="156E7381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003D242C" w:rsidRDefault="00000000" w14:paraId="59827DDC" w14:textId="77777777">
      <w:pPr>
        <w:spacing w:after="120" w:line="288" w:lineRule="auto"/>
        <w:jc w:val="both"/>
      </w:pPr>
      <w:r>
        <w:t>ARBITRAGEM, LEI APLICÁVEL E FORO</w:t>
      </w:r>
    </w:p>
    <w:p w:rsidR="003D242C" w:rsidRDefault="00000000" w14:paraId="2181E014" w14:textId="77777777">
      <w:pPr>
        <w:spacing w:after="120" w:line="288" w:lineRule="auto"/>
        <w:jc w:val="both"/>
      </w:pPr>
      <w:r>
        <w:t>20.1 Lei aplicável: Lei brasileira.</w:t>
      </w:r>
    </w:p>
    <w:p w:rsidR="003D242C" w:rsidRDefault="00000000" w14:paraId="663DE054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003D242C" w:rsidRDefault="00000000" w14:paraId="4F5584D5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003D242C" w:rsidRDefault="00000000" w14:paraId="71B7517E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003D242C" w:rsidRDefault="00000000" w14:paraId="520AD5BF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003D242C" w:rsidRDefault="00000000" w14:paraId="7E712487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003D242C" w:rsidRDefault="00000000" w14:paraId="70C8C050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003D242C" w:rsidRDefault="00000000" w14:paraId="59524A67" w14:textId="77777777">
      <w:pPr>
        <w:spacing w:after="120" w:line="288" w:lineRule="auto"/>
        <w:jc w:val="both"/>
      </w:pPr>
      <w:r>
        <w:t>DURAÇÃO, EFEITOS E ENCERRAMENTO</w:t>
      </w:r>
    </w:p>
    <w:p w:rsidR="003D242C" w:rsidRDefault="00000000" w14:paraId="64948927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003D242C" w:rsidRDefault="00000000" w14:paraId="4DDD4CD6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003D242C" w:rsidRDefault="00000000" w14:paraId="330EC46E" w14:textId="77777777">
      <w:pPr>
        <w:spacing w:after="120" w:line="288" w:lineRule="auto"/>
        <w:jc w:val="both"/>
      </w:pPr>
      <w:r>
        <w:t>COMUNICAÇÕES, ALTERAÇÕES E DISPOSIÇÕES GERAIS</w:t>
      </w:r>
    </w:p>
    <w:p w:rsidR="003D242C" w:rsidRDefault="00000000" w14:paraId="50BD6975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003D242C" w:rsidRDefault="00000000" w14:paraId="3162B78C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003D242C" w:rsidRDefault="00000000" w14:paraId="1B122C05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003D242C" w:rsidRDefault="00000000" w14:paraId="0F6C3D3F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003D242C" w:rsidRDefault="00000000" w14:paraId="6887FD7C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003D242C" w:rsidRDefault="00000000" w14:paraId="6ED799FB" w14:textId="77777777">
      <w:pPr>
        <w:spacing w:after="120" w:line="288" w:lineRule="auto"/>
        <w:jc w:val="both"/>
      </w:pPr>
      <w:r>
        <w:t>ASSINATURAS, LOCAL E DATA; ASSINATURA ELETRÔNICA</w:t>
      </w:r>
    </w:p>
    <w:p w:rsidR="003D242C" w:rsidRDefault="00000000" w14:paraId="7C2A68C7" w14:textId="77777777">
      <w:pPr>
        <w:spacing w:after="120" w:line="288" w:lineRule="auto"/>
        <w:jc w:val="both"/>
      </w:pPr>
      <w:r>
        <w:t>24.1 Firmado em [Cidade/UF], na data de [DATA].</w:t>
      </w:r>
    </w:p>
    <w:p w:rsidR="003D242C" w:rsidRDefault="00000000" w14:paraId="70597DB4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003D242C" w:rsidRDefault="00000000" w14:paraId="4BF15A80" w14:textId="77777777">
      <w:pPr>
        <w:spacing w:after="120" w:line="288" w:lineRule="auto"/>
        <w:jc w:val="both"/>
      </w:pPr>
      <w:r>
        <w:t>Sócios:</w:t>
      </w:r>
    </w:p>
    <w:p w:rsidR="003D242C" w:rsidRDefault="00000000" w14:paraId="192D7103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3D242C" w:rsidRDefault="00000000" w14:paraId="5C23755D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3D242C" w:rsidRDefault="00000000" w14:paraId="2BF4474F" w14:textId="77777777">
      <w:pPr>
        <w:spacing w:after="120" w:line="288" w:lineRule="auto"/>
        <w:jc w:val="both"/>
      </w:pPr>
      <w:r>
        <w:t>Administradores (termo de posse, se aplicável):</w:t>
      </w:r>
    </w:p>
    <w:p w:rsidR="003D242C" w:rsidRDefault="00000000" w14:paraId="1EA619C9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3D242C" w:rsidRDefault="00000000" w14:paraId="061F6777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003D242C" w:rsidRDefault="00000000" w14:paraId="5AD8F102" w14:textId="77777777">
      <w:pPr>
        <w:spacing w:after="120" w:line="288" w:lineRule="auto"/>
        <w:jc w:val="both"/>
      </w:pPr>
      <w:r>
        <w:t>— FIM DO CONTRATO SOCIAL (VERSÃO LTDA) —</w:t>
      </w:r>
    </w:p>
    <w:p w:rsidR="003D242C" w:rsidRDefault="00000000" w14:paraId="60CE98EC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003D242C" w:rsidRDefault="00000000" w14:paraId="6B971FCE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003D242C" w:rsidRDefault="00000000" w14:paraId="7A0B589E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003D242C" w:rsidRDefault="00000000" w14:paraId="1C6251C5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003D242C" w:rsidRDefault="00000000" w14:paraId="2EC39623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003D242C" w:rsidRDefault="00000000" w14:paraId="15345943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003D242C" w:rsidRDefault="00000000" w14:paraId="47762CBF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003D242C" w:rsidRDefault="00000000" w14:paraId="7BA2096A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003D242C" w:rsidRDefault="00000000" w14:paraId="11D0A431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003D242C" w:rsidRDefault="00000000" w14:paraId="444495FB" w14:textId="77777777">
      <w:pPr>
        <w:spacing w:after="120" w:line="288" w:lineRule="auto"/>
        <w:jc w:val="both"/>
      </w:pPr>
      <w:r>
        <w:t>— FIM DA VARIANTE SLU —</w:t>
      </w:r>
    </w:p>
    <w:p w:rsidR="003D242C" w:rsidRDefault="00000000" w14:paraId="6E1D2BD5" w14:textId="77777777">
      <w:pPr>
        <w:spacing w:after="120" w:line="288" w:lineRule="auto"/>
        <w:jc w:val="both"/>
      </w:pPr>
      <w:r>
        <w:t>ANEXO A — TERM SHEET (CAPTURA DE VARIÁVEIS)</w:t>
      </w:r>
    </w:p>
    <w:p w:rsidR="003D242C" w:rsidRDefault="00000000" w14:paraId="0D1C9ED0" w14:textId="77777777">
      <w:pPr>
        <w:spacing w:after="120" w:line="288" w:lineRule="auto"/>
        <w:jc w:val="both"/>
      </w:pPr>
      <w:r>
        <w:t>Preencha para geração da versão “clean”:</w:t>
      </w:r>
    </w:p>
    <w:p w:rsidR="003D242C" w:rsidRDefault="00000000" w14:paraId="5740D9D3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003D242C" w:rsidRDefault="00000000" w14:paraId="05C901BF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003D242C" w:rsidRDefault="00000000" w14:paraId="6E721181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003D242C" w:rsidRDefault="00000000" w14:paraId="7AAB1D5A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003D242C" w:rsidRDefault="00000000" w14:paraId="72544A03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003D242C" w:rsidRDefault="00000000" w14:paraId="4DC0A149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003D242C" w:rsidRDefault="00000000" w14:paraId="502BAA98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003D242C" w:rsidRDefault="00000000" w14:paraId="54D757DA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003D242C" w:rsidRDefault="00000000" w14:paraId="63346F03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003D242C" w:rsidRDefault="00000000" w14:paraId="3C483FAA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003D242C" w:rsidRDefault="00000000" w14:paraId="074E5A08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003D242C" w:rsidRDefault="00000000" w14:paraId="66462193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003D242C" w:rsidRDefault="00000000" w14:paraId="5F665191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003D242C" w:rsidRDefault="00000000" w14:paraId="5DDA7A09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003D242C" w:rsidRDefault="00000000" w14:paraId="50CB39F3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003D242C" w:rsidRDefault="00000000" w14:paraId="2A1A0A25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003D242C" w:rsidRDefault="00000000" w14:paraId="33F9F4BD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003D242C" w:rsidRDefault="00000000" w14:paraId="2480C513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003D242C" w:rsidRDefault="00000000" w14:paraId="7B3B9540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003D242C" w:rsidRDefault="00000000" w14:paraId="42FD56D9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003D242C" w:rsidRDefault="00000000" w14:paraId="29CC8D83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003D242C" w:rsidRDefault="00000000" w14:paraId="39BC1962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003D242C" w:rsidRDefault="00000000" w14:paraId="3320754C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003D242C" w:rsidRDefault="00000000" w14:paraId="081C5583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003D242C" w:rsidRDefault="00000000" w14:paraId="00DE8E5E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003D242C" w:rsidRDefault="00000000" w14:paraId="331AD82A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003D242C" w:rsidRDefault="00000000" w14:paraId="01F8CA76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003D242C" w:rsidRDefault="00000000" w14:paraId="36A522B3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003D242C" w:rsidRDefault="00000000" w14:paraId="11429227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003D242C" w:rsidRDefault="00000000" w14:paraId="1EABCB33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003D242C" w:rsidRDefault="00000000" w14:paraId="0F857A83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003D242C" w:rsidRDefault="00000000" w14:paraId="577067D1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003D242C" w:rsidRDefault="00000000" w14:paraId="7C6547A9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003D242C" w:rsidRDefault="00000000" w14:paraId="6E306981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003D242C" w:rsidRDefault="00000000" w14:paraId="22A9A456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003D242C" w:rsidRDefault="00000000" w14:paraId="40D90363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003D242C" w:rsidRDefault="00000000" w14:paraId="616530A7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003D242C" w:rsidRDefault="00000000" w14:paraId="1BC0131B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003D242C" w:rsidRDefault="00000000" w14:paraId="7A4B235D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003D242C" w:rsidRDefault="00000000" w14:paraId="27F92AA8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003D242C" w:rsidRDefault="00000000" w14:paraId="4EAAE08A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003D242C" w:rsidRDefault="00000000" w14:paraId="7B90AF3B" w14:textId="77777777">
      <w:pPr>
        <w:spacing w:after="120" w:line="288" w:lineRule="auto"/>
        <w:jc w:val="both"/>
      </w:pPr>
      <w:r>
        <w:t>NOTAS DE REDAÇÃO (EXPLICATIVAS)</w:t>
      </w:r>
    </w:p>
    <w:p w:rsidR="003D242C" w:rsidRDefault="00000000" w14:paraId="78BD8BAB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003D242C" w:rsidRDefault="00000000" w14:paraId="52D2595B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003D242C" w:rsidRDefault="00000000" w14:paraId="0F973AE9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003D242C" w:rsidRDefault="00000000" w14:paraId="451B38BF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003D242C" w:rsidRDefault="00000000" w14:paraId="1C4CDFA8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003D242C" w:rsidRDefault="00000000" w14:paraId="0A8053E7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003D242C" w:rsidRDefault="00000000" w14:paraId="5539A28E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003D242C" w:rsidRDefault="00000000" w14:paraId="10125F35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003D242C" w:rsidRDefault="00000000" w14:paraId="537B526E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003D242C" w:rsidRDefault="00000000" w14:paraId="0F2E7DDF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003D242C" w:rsidRDefault="00000000" w14:paraId="0D1F2646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003D242C" w:rsidRDefault="00000000" w14:paraId="1F598580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003D242C" w:rsidRDefault="00000000" w14:paraId="4BD5CF4D" w14:textId="77777777">
      <w:pPr>
        <w:spacing w:after="120" w:line="288" w:lineRule="auto"/>
        <w:jc w:val="both"/>
      </w:pPr>
      <w:r>
        <w:t>GLOSSÁRIO PT–EN (OPCIONAL)</w:t>
      </w:r>
    </w:p>
    <w:p w:rsidR="003D242C" w:rsidRDefault="00000000" w14:paraId="56BAA04F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003D242C" w:rsidRDefault="00000000" w14:paraId="1F520280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003D242C" w:rsidRDefault="00000000" w14:paraId="695DA1BB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003D242C" w:rsidRDefault="00000000" w14:paraId="4B8D7963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003D242C" w:rsidRDefault="00000000" w14:paraId="076C3190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003D242C" w:rsidRDefault="00000000" w14:paraId="21052794" w14:textId="77777777">
      <w:pPr>
        <w:pStyle w:val="ListBullet"/>
        <w:spacing w:after="120" w:line="288" w:lineRule="auto"/>
        <w:jc w:val="both"/>
      </w:pPr>
      <w:r>
        <w:t>Lock-up: Lock-up.</w:t>
      </w:r>
    </w:p>
    <w:p w:rsidR="003D242C" w:rsidRDefault="00000000" w14:paraId="346BD72B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003D242C" w:rsidRDefault="00000000" w14:paraId="64388F50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003D242C" w:rsidRDefault="00000000" w14:paraId="0A4E1B68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003D242C" w:rsidRDefault="00000000" w14:paraId="4697EC4F" w14:textId="77777777">
      <w:pPr>
        <w:pStyle w:val="ListBullet"/>
        <w:spacing w:after="120" w:line="288" w:lineRule="auto"/>
        <w:jc w:val="both"/>
      </w:pPr>
      <w:r>
        <w:t>Vesting: Vesting.</w:t>
      </w:r>
    </w:p>
    <w:p w:rsidR="003D242C" w:rsidRDefault="00000000" w14:paraId="04CF88EC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003D242C" w:rsidRDefault="00000000" w14:paraId="5A66F13D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003D242C" w:rsidRDefault="00000000" w14:paraId="21349F1B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003D242C" w:rsidRDefault="00000000" w14:paraId="3C92DEC1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003D242C" w:rsidRDefault="00000000" w14:paraId="6C3A164B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003D242C" w:rsidRDefault="00000000" w14:paraId="17E929E6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003D242C" w:rsidRDefault="00000000" w14:paraId="3DE24549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003D242C" w:rsidRDefault="00000000" w14:paraId="11D38B85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003D242C" w:rsidRDefault="00000000" w14:paraId="00C912F7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003D242C" w:rsidRDefault="00000000" w14:paraId="03D63D29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003D242C" w:rsidRDefault="00000000" w14:paraId="07E7974E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003D242C" w:rsidRDefault="00000000" w14:paraId="269AE754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003D242C" w:rsidRDefault="00000000" w14:paraId="65D94C2B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003D242C" w:rsidRDefault="00000000" w14:paraId="6BE7A911" w14:textId="77777777">
      <w:pPr>
        <w:spacing w:after="120" w:line="288" w:lineRule="auto"/>
        <w:jc w:val="both"/>
      </w:pPr>
      <w:r>
        <w:t>Sources:</w:t>
      </w:r>
    </w:p>
    <w:p w:rsidR="003D242C" w:rsidRDefault="00000000" w14:paraId="61FBB3B3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003D242C" w:rsidRDefault="00000000" w14:paraId="4FB5C893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003D242C" w:rsidRDefault="00000000" w14:paraId="7815F757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003D242C" w:rsidRDefault="00000000" w14:paraId="1B180DB5" w14:textId="77777777">
      <w:pPr>
        <w:spacing w:after="120" w:line="288" w:lineRule="auto"/>
        <w:jc w:val="both"/>
      </w:pPr>
      <w:r>
        <w:t>Como ativar a verificação em duas etapas?</w:t>
      </w:r>
    </w:p>
    <w:p w:rsidR="003D242C" w:rsidRDefault="00000000" w14:paraId="22D49539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003D242C" w:rsidRDefault="00000000" w14:paraId="21AFE5A7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003D242C" w:rsidRDefault="00000000" w14:paraId="42E6DBB2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003D242C" w:rsidRDefault="00000000" w14:paraId="62A85E93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003D242C" w:rsidRDefault="00000000" w14:paraId="16BB9C24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003D242C" w:rsidRDefault="00000000" w14:paraId="14BB7228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
  <Relationship Type="http://schemas.openxmlformats.org/officeDocument/2006/relationships/styles" Target="styles.xml" Id="rId3"/>
  <Relationship Type="http://schemas.openxmlformats.org/officeDocument/2006/relationships/theme" Target="theme/theme1.xml" Id="rId7"/>
  <Relationship Type="http://schemas.openxmlformats.org/officeDocument/2006/relationships/numbering" Target="numbering.xml" Id="rId2"/>
  <Relationship Type="http://schemas.openxmlformats.org/officeDocument/2006/relationships/customXml" Target="../customXml/item1.xml" Id="rId1"/>
  <Relationship Type="http://schemas.openxmlformats.org/officeDocument/2006/relationships/fontTable" Target="fontTable.xml" Id="rId6"/>
  <Relationship Type="http://schemas.openxmlformats.org/officeDocument/2006/relationships/webSettings" Target="webSettings.xml" Id="rId5"/>
  <Relationship Type="http://schemas.openxmlformats.org/officeDocument/2006/relationships/settings" Target="settings.xml" Id="rId4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/>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