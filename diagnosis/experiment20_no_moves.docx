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3C1BC069" w:rsidRDefault="00000000" w14:paraId="52012259" w14:textId="77777777">
      <w:pPr>
        <w:spacing w:after="120" w:line="288" w:lineRule="auto"/>
        <w:jc w:val="both"/>
      </w:pPr>
      <w:r>
        <w:t>CONTRATO SOCIAL DE [NOME EMPRESARIAL] LTDA.</w:t>
      </w:r>
    </w:p>
    <w:p w:rsidR="3C1BC069" w:rsidRDefault="00000000" w14:paraId="3855E638" w14:textId="77777777">
      <w:pPr>
        <w:spacing w:after="120" w:line="288" w:lineRule="auto"/>
        <w:jc w:val="both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author="Test Author" w:date="2026-01-16T20:45:57Z" w:id="0">
        <w:r>
          <w:delText>assinatura/registro (removendo todas as notas/colchetes). Adeque o texto ao caso concreto</w:delText>
        </w:r>
      </w:del>
      <w:ins w:author="Test Author" w:date="2026-01-16T20:45:57Z" w:id="1">
        <w:r>
          <w:t>empresária limitada, que se regerá por este Contrato Social</w:t>
        </w:r>
      </w:ins>
      <w:r>
        <w:t xml:space="preserve"> e</w:t>
      </w:r>
      <w:del w:author="Test Author" w:date="2026-01-16T20:45:57Z" w:id="2">
        <w:r>
          <w:delText xml:space="preserve"> às exigências da Junta Comercial competente (IN DREI 81/2020).]</w:delText>
        </w:r>
      </w:del>
      <w:ins w:author="Test Author" w:date="2026-01-16T20:45:57Z" w:id="3">
        <w:r>
          <w:t>, nos casos omissos, pela legislação aplicável.</w:t>
        </w:r>
      </w:ins>
    </w:p>
    <w:p w:rsidR="3C1BC069" w:rsidRDefault="00000000" w14:paraId="6FA22AF8" w14:textId="77777777">
      <w:pPr>
        <w:spacing w:after="120" w:line="288" w:lineRule="auto"/>
        <w:jc w:val="both"/>
        <w:rPr>
          <w:del w:author="Test Author" w:date="2026-01-16T20:45:57Z" w:id="4"/>
        </w:rPr>
      </w:pPr>
      <w:del w:author="Test Author" w:date="2026-01-16T20:45:57Z" w:id="5">
        <w:r>
          <w:delText>TÍTULO E QUALIFICAÇÃO</w:delText>
        </w:r>
      </w:del>
    </w:p>
    <w:p w:rsidR="3C1BC069" w:rsidRDefault="00000000" w14:paraId="4FC4BFA9" w14:textId="77777777">
      <w:pPr>
        <w:spacing w:after="120" w:line="288" w:lineRule="auto"/>
        <w:jc w:val="both"/>
        <w:rPr>
          <w:del w:author="Test Author" w:date="2026-01-16T20:45:57Z" w:id="6"/>
        </w:rPr>
      </w:pPr>
      <w:del w:author="Test Author" w:date="2026-01-16T20:45:57Z" w:id="7">
        <w:r>
          <w:delText>Pelo presente instrumento particular de Contrato Social, os abaixo qualificados:</w:delText>
        </w:r>
      </w:del>
    </w:p>
    <w:p w:rsidR="3C1BC069" w:rsidRDefault="00000000" w14:paraId="1A446E23" w14:textId="77777777">
      <w:pPr>
        <w:pStyle w:val="ListBullet"/>
        <w:spacing w:after="120" w:line="288" w:lineRule="auto"/>
        <w:jc w:val="both"/>
        <w:rPr>
          <w:del w:author="Test Author" w:date="2026-01-16T20:45:57Z" w:id="8"/>
        </w:rPr>
      </w:pPr>
      <w:del w:author="Test Author" w:date="2026-01-16T20:45:57Z" w:id="9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 w:rsidR="3C1BC069" w:rsidRDefault="00000000" w14:paraId="6F611C39" w14:textId="77777777">
      <w:pPr>
        <w:pStyle w:val="ListBullet"/>
        <w:spacing w:after="120" w:line="288" w:lineRule="auto"/>
        <w:jc w:val="both"/>
        <w:rPr>
          <w:del w:author="Test Author" w:date="2026-01-16T20:45:57Z" w:id="10"/>
        </w:rPr>
      </w:pPr>
      <w:del w:author="Test Author" w:date="2026-01-16T20:45:57Z" w:id="11">
        <w:r>
          <w:delText>[SÓCIO 2] [replicar a qualificação para cada sócio];</w:delText>
        </w:r>
      </w:del>
    </w:p>
    <w:p w:rsidR="3C1BC069" w:rsidRDefault="00000000" w14:paraId="785D6F24" w14:textId="77777777">
      <w:pPr>
        <w:spacing w:after="120" w:line="288" w:lineRule="auto"/>
        <w:jc w:val="both"/>
        <w:rPr>
          <w:del w:author="Test Author" w:date="2026-01-16T20:45:57Z" w:id="12"/>
        </w:rPr>
      </w:pPr>
      <w:del w:author="Test Author" w:date="2026-01-16T20:45:57Z" w:id="13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 w:rsidR="3C1BC069" w:rsidRDefault="00000000" w14:paraId="6A9F704B" w14:textId="77777777">
      <w:pPr>
        <w:spacing w:after="120" w:line="288" w:lineRule="auto"/>
        <w:jc w:val="both"/>
      </w:pPr>
      <w:r>
        <w:t>PREÂMBULO E RECITAIS</w:t>
      </w:r>
    </w:p>
    <w:p w:rsidR="3C1BC069" w:rsidRDefault="00000000" w14:paraId="3FE1ED5F" w14:textId="77777777"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 w:rsidR="3C1BC069" w:rsidRDefault="00000000" w14:paraId="569B4F8D" w14:textId="77777777"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 w:rsidR="3C1BC069" w:rsidRDefault="00000000" w14:paraId="2C714F4C" w14:textId="77777777"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 w:rsidR="3C1BC069" w:rsidRDefault="00000000" w14:paraId="18A92A18" w14:textId="77777777">
      <w:pPr>
        <w:spacing w:after="120" w:line="288" w:lineRule="auto"/>
        <w:jc w:val="both"/>
      </w:pPr>
      <w:r>
        <w:t>DEFINIÇÕES</w:t>
      </w:r>
    </w:p>
    <w:p w:rsidR="3C1BC069" w:rsidRDefault="00000000" w14:paraId="08C00BEC" w14:textId="77777777">
      <w:pPr>
        <w:spacing w:after="120" w:line="288" w:lineRule="auto"/>
        <w:jc w:val="both"/>
      </w:pPr>
      <w:r>
        <w:t xml:space="preserve">Para os fins deste Contrato Social, os termos abaixo, no singular ou plural, terão os seguintes </w:t>
      </w:r>
      <w:del w:author="Test Author" w:date="2026-01-16T20:45:57Z" w:id="14">
        <w:r>
          <w:delText>significados:</w:delText>
        </w:r>
      </w:del>
      <w:ins w:author="Test Author" w:date="2026-01-16T20:45:57Z" w:id="15">
        <w:r>
          <w:t>significados:</w:t>
        </w:r>
      </w:ins>
      <w:ins w:author="Test Author" w:date="2026-01-16T20:45:57Z" w:id="16">
        <w:r>
          <w:t>blalblablalblalbalblablalbalbla</w:t>
        </w:r>
      </w:ins>
    </w:p>
    <w:p w:rsidR="3C1BC069" w:rsidRDefault="00000000" w14:paraId="2A7B7441" w14:textId="77777777">
      <w:pPr>
        <w:pStyle w:val="ListBullet"/>
        <w:spacing w:after="120" w:line="288" w:lineRule="auto"/>
        <w:jc w:val="both"/>
      </w:pPr>
      <w:r>
        <w:t>Administração: o(s) administrador(es) eleito(s) na forma deste Contrato Social.</w:t>
      </w:r>
    </w:p>
    <w:p w:rsidR="3C1BC069" w:rsidRDefault="00000000" w14:paraId="23570165" w14:textId="77777777"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 w:rsidR="3C1BC069" w:rsidRDefault="00000000" w14:paraId="4D5D5E3A" w14:textId="77777777">
      <w:pPr>
        <w:pStyle w:val="ListBullet"/>
        <w:spacing w:after="120" w:line="288" w:lineRule="auto"/>
        <w:jc w:val="both"/>
      </w:pPr>
      <w:r>
        <w:t>Anexo(s): documentos vinculados a este Contrato Social, inclusive Term Sheet (Anexo A), Checklist de Arquivamento e Notas de Redação.</w:t>
      </w:r>
    </w:p>
    <w:p w:rsidR="3C1BC069" w:rsidRDefault="00000000" w14:paraId="436BBC70" w14:textId="77777777"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 w:rsidR="3C1BC069" w:rsidRDefault="00000000" w14:paraId="63A309ED" w14:textId="77777777"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 w:rsidR="3C1BC069" w:rsidRDefault="00000000" w14:paraId="511A48F3" w14:textId="77777777"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 w:rsidR="3C1BC069" w:rsidRDefault="00000000" w14:paraId="22444F3B" w14:textId="77777777"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 w:rsidR="3C1BC069" w:rsidRDefault="00000000" w14:paraId="1E475307" w14:textId="77777777"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 w:rsidR="3C1BC069" w:rsidRDefault="00000000" w14:paraId="70289FA0" w14:textId="77777777"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 w:rsidR="3C1BC069" w:rsidRDefault="00000000" w14:paraId="4A667709" w14:textId="77777777"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 w:rsidR="3C1BC069" w:rsidRDefault="00000000" w14:paraId="03E28BAB" w14:textId="77777777"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 w:rsidR="3C1BC069" w:rsidRDefault="00000000" w14:paraId="17C12CD5" w14:textId="77777777">
      <w:pPr>
        <w:pStyle w:val="ListBullet"/>
        <w:spacing w:after="120" w:line="288" w:lineRule="auto"/>
        <w:jc w:val="both"/>
      </w:pPr>
      <w:r>
        <w:t>Matérias Reservadas: deliberações sujeitas a quóruns e vetos reforçados, conforme Cláusula 11.</w:t>
      </w:r>
    </w:p>
    <w:p w:rsidR="3C1BC069" w:rsidRDefault="00000000" w14:paraId="32D507E7" w14:textId="77777777"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 w:rsidR="3C1BC069" w:rsidRDefault="00000000" w14:paraId="15ECEAA7" w14:textId="77777777">
      <w:pPr>
        <w:pStyle w:val="ListBullet"/>
        <w:spacing w:after="120" w:line="288" w:lineRule="auto"/>
        <w:jc w:val="both"/>
      </w:pPr>
      <w:r>
        <w:t>Tag-Along: direito de venda conjunta previsto na Cláusula 9.3.</w:t>
      </w:r>
    </w:p>
    <w:p w:rsidR="3C1BC069" w:rsidRDefault="00000000" w14:paraId="28641A00" w14:textId="77777777"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 w:rsidR="3C1BC069" w:rsidRDefault="00000000" w14:paraId="5BE0235D" w14:textId="77777777">
      <w:pPr>
        <w:spacing w:after="120" w:line="288" w:lineRule="auto"/>
        <w:jc w:val="both"/>
      </w:pPr>
      <w:r>
        <w:t>OBJETO</w:t>
      </w:r>
    </w:p>
    <w:p w:rsidR="3C1BC069" w:rsidRDefault="00000000" w14:paraId="218E1F6E" w14:textId="77777777"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 w:rsidR="3C1BC069" w:rsidRDefault="00000000" w14:paraId="57E014EE" w14:textId="77777777"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 w:rsidR="3C1BC069" w:rsidRDefault="00000000" w14:paraId="7A12CC51" w14:textId="77777777">
      <w:pPr>
        <w:spacing w:after="120" w:line="288" w:lineRule="auto"/>
        <w:jc w:val="both"/>
      </w:pPr>
      <w:r>
        <w:t>NOME EMPRESARIAL, SEDE</w:t>
      </w:r>
      <w:del w:author="Test Author" w:date="2026-01-16T20:45:57Z">
        <w:r>
          <w:delText>, PRAZO E EXERCÍCIO SOCIAL</w:delText>
        </w:r>
      </w:del>
    </w:p>
    <w:p w:rsidR="3C1BC069" w:rsidRDefault="00000000" w14:paraId="495F6668" w14:textId="77777777">
      <w:pPr>
        <w:spacing w:after="120" w:line="288" w:lineRule="auto"/>
        <w:jc w:val="both"/>
        <w:rPr>
          <w:del w:author="Test Author" w:date="2026-01-16T20:45:57Z" w:id="17"/>
        </w:rPr>
      </w:pPr>
      <w:del w:author="Test Author" w:date="2026-01-16T20:45:57Z">
        <w:r>
          <w:delText>5.1 Nome empresarial: [NOME EMPRESARIAL] LTDA. (sempre com o sufixo “Ltda.”).</w:delText>
        </w:r>
      </w:del>
    </w:p>
    <w:p w:rsidR="3C1BC069" w:rsidRDefault="00000000" w14:paraId="4663193B" w14:textId="77777777">
      <w:pPr>
        <w:spacing w:after="120" w:line="288" w:lineRule="auto"/>
        <w:jc w:val="both"/>
        <w:rPr>
          <w:del w:author="Test Author" w:date="2026-01-16T20:45:57Z" w:id="18"/>
        </w:rPr>
      </w:pPr>
      <w:del w:author="Test Author" w:date="2026-01-16T20:45:57Z">
        <w:r>
          <w:delText>5.2 Sede: [endereço completo: logradouro, nº, complemento, bairro, município, UF, CEP]. [OPÇÃO: Estabelecer filiais/escritórios mediante deliberação da Administração ou dos Sócios, conforme Cláusula 11.]</w:delText>
        </w:r>
      </w:del>
    </w:p>
    <w:p w:rsidR="3C1BC069" w:rsidRDefault="00000000" w14:paraId="2F1A764B" w14:textId="77777777">
      <w:pPr>
        <w:spacing w:after="120" w:line="288" w:lineRule="auto"/>
        <w:jc w:val="both"/>
        <w:rPr>
          <w:del w:author="Test Author" w:date="2026-01-16T20:45:57Z" w:id="19"/>
        </w:rPr>
      </w:pPr>
      <w:del w:author="Test Author" w:date="2026-01-16T20:45:57Z">
        <w:r>
          <w:delText>5.3 Prazo de duração: por prazo [determinado: até [DATA]; ou indeterminado].</w:delText>
        </w:r>
      </w:del>
    </w:p>
    <w:p w:rsidR="3C1BC069" w:rsidRDefault="00000000" w14:paraId="3948D0C8" w14:textId="77777777">
      <w:pPr>
        <w:spacing w:after="120" w:line="288" w:lineRule="auto"/>
        <w:jc w:val="both"/>
        <w:rPr>
          <w:del w:author="Test Author" w:date="2026-01-16T20:45:57Z" w:id="20"/>
        </w:rPr>
      </w:pPr>
      <w:del w:author="Test Author" w:date="2026-01-16T20:45:57Z">
        <w:r>
          <w:delText>5.4 O exercício social encerra-se em [DATA], quando serão levantadas as demonstrações contábeis, sem prejuízo de balancetes intermediários para fins de deliberação sobre distribuição de resultados.</w:delText>
        </w:r>
      </w:del>
    </w:p>
    <w:p w:rsidR="3C1BC069" w:rsidRDefault="00000000" w14:paraId="0E14FE12" w14:textId="77777777">
      <w:pPr>
        <w:spacing w:after="120" w:line="288" w:lineRule="auto"/>
        <w:jc w:val="both"/>
      </w:pPr>
      <w:r>
        <w:t>CAPITAL SOCIAL, QUOTAS, SUBSCRIÇÃO E INTEGRALIZAÇÃO</w:t>
      </w:r>
    </w:p>
    <w:p w:rsidR="3C1BC069" w:rsidRDefault="00000000" w14:paraId="2902ED11" w14:textId="77777777">
      <w:pPr>
        <w:spacing w:after="120" w:line="288" w:lineRule="auto"/>
        <w:jc w:val="both"/>
      </w:pPr>
      <w:r>
        <w:t>6.1 O Capital Social é de R$ [VALOR], dividido em [NÚMERO] quotas com valor nominal de R$ [VALOR], subscritas e integralizadas pelos Sócios nas seguintes proporções:</w:t>
      </w:r>
    </w:p>
    <w:p w:rsidR="3C1BC069" w:rsidRDefault="00000000" w14:paraId="1FA89B64" w14:textId="77777777"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 w:rsidR="3C1BC069" w:rsidRDefault="00000000" w14:paraId="19499A9D" w14:textId="77777777"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 w:rsidR="3C1BC069" w:rsidRDefault="00000000" w14:paraId="434B3B3C" w14:textId="77777777">
      <w:pPr>
        <w:spacing w:after="120" w:line="288" w:lineRule="auto"/>
        <w:jc w:val="both"/>
      </w:pPr>
      <w:r>
        <w:t>6.2 Integralização:</w:t>
      </w:r>
    </w:p>
    <w:p w:rsidR="3C1BC069" w:rsidRDefault="00000000" w14:paraId="5DC7325F" w14:textId="77777777"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 w:rsidR="3C1BC069" w:rsidRDefault="00000000" w14:paraId="0FB0FC78" w14:textId="77777777"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 w:rsidR="3C1BC069" w:rsidRDefault="00000000" w14:paraId="5FE18C49" w14:textId="77777777"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 w:rsidR="3C1BC069" w:rsidRDefault="00000000" w14:paraId="4CB40820" w14:textId="77777777"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 w:rsidR="3C1BC069" w:rsidRDefault="00000000" w14:paraId="360374A0" w14:textId="77777777">
      <w:pPr>
        <w:spacing w:after="120" w:line="288" w:lineRule="auto"/>
        <w:jc w:val="both"/>
      </w:pPr>
      <w:r>
        <w:t xml:space="preserve"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</w:t>
      </w:r>
      <w:del w:author="Test Author" w:date="2026-01-16T20:45:57Z" w:id="21">
        <w:r>
          <w:delText>observando-se contraditório e ampla defesa.</w:delText>
        </w:r>
      </w:del>
      <w:ins w:author="Test Author" w:date="2026-01-16T20:45:57Z">
        <w:r>
          <w:t>obse, PRAZO E EXERCÍCIO SOCIAL</w:t>
        </w:r>
      </w:ins>
    </w:p>
    <w:p w:rsidR="3C1BC069" w:rsidRDefault="00000000" w14:paraId="2F6BE014" w14:textId="77777777">
      <w:pPr>
        <w:spacing w:after="120" w:line="288" w:lineRule="auto"/>
        <w:jc w:val="both"/>
        <w:rPr>
          <w:ins w:author="Test Author" w:date="2026-01-16T20:45:57Z" w:id="22"/>
        </w:rPr>
      </w:pPr>
      <w:ins w:author="Test Author" w:date="2026-01-16T20:45:57Z" w:id="23">
        <w:r>
          <w:t>5.1 Nome empresarial: [NOME EMPRESARIAL] LTDA. (sempre com o sufixo “Ltda.”).</w:t>
        </w:r>
      </w:ins>
    </w:p>
    <w:p w:rsidR="3C1BC069" w:rsidRDefault="00000000" w14:paraId="64418C8D" w14:textId="77777777">
      <w:pPr>
        <w:spacing w:after="120" w:line="288" w:lineRule="auto"/>
        <w:jc w:val="both"/>
        <w:rPr>
          <w:ins w:author="Test Author" w:date="2026-01-16T20:45:57Z" w:id="24"/>
        </w:rPr>
      </w:pPr>
      <w:ins w:author="Test Author" w:date="2026-01-16T20:45:57Z" w:id="25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w:rsidR="3C1BC069" w:rsidRDefault="00000000" w14:paraId="1E641254" w14:textId="77777777">
      <w:pPr>
        <w:spacing w:after="120" w:line="288" w:lineRule="auto"/>
        <w:jc w:val="both"/>
        <w:rPr>
          <w:ins w:author="Test Author" w:date="2026-01-16T20:45:57Z" w:id="26"/>
        </w:rPr>
      </w:pPr>
      <w:ins w:author="Test Author" w:date="2026-01-16T20:45:57Z" w:id="27">
        <w:r>
          <w:t>5.3 Prazo de duração: por prazo [determinado: até [DATA]; ou indeterminado].</w:t>
        </w:r>
      </w:ins>
    </w:p>
    <w:p w:rsidR="3C1BC069" w:rsidRDefault="00000000" w14:paraId="27BD8942" w14:textId="77777777">
      <w:pPr>
        <w:spacing w:after="120" w:line="288" w:lineRule="auto"/>
        <w:jc w:val="both"/>
        <w:rPr>
          <w:ins w:author="Test Author" w:date="2026-01-16T20:45:57Z" w:id="28"/>
        </w:rPr>
      </w:pPr>
      <w:ins w:author="Test Author" w:date="2026-01-16T20:45:57Z" w:id="29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w:rsidR="3C1BC069" w:rsidRDefault="00000000" w14:paraId="2282F7A7" w14:textId="77777777">
      <w:pPr>
        <w:spacing w:after="120" w:line="288" w:lineRule="auto"/>
        <w:jc w:val="both"/>
        <w:rPr>
          <w:ins w:author="Test Author" w:date="2026-01-16T20:45:57Z" w:id="30"/>
        </w:rPr>
      </w:pPr>
      <w:ins w:author="Test Author" w:date="2026-01-16T20:45:57Z" w:id="31">
        <w:r>
          <w:t>rvando-se contraditório e ampla defesa.</w:t>
        </w:r>
      </w:ins>
    </w:p>
    <w:p w:rsidR="3C1BC069" w:rsidRDefault="00000000" w14:paraId="5A5ED51F" w14:textId="77777777"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 w:rsidR="3C1BC069" w:rsidRDefault="00000000" w14:paraId="009ECC46" w14:textId="77777777">
      <w:pPr>
        <w:spacing w:after="120" w:line="288" w:lineRule="auto"/>
        <w:jc w:val="both"/>
      </w:pPr>
      <w:r>
        <w:t>ESTABILIDADE SOCIETÁRIA: LOCK-UP, STANDSTILL, VESTING</w:t>
      </w:r>
    </w:p>
    <w:p w:rsidR="3C1BC069" w:rsidRDefault="00000000" w14:paraId="35F1D4FB" w14:textId="77777777"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 w:rsidR="3C1BC069" w:rsidRDefault="00000000" w14:paraId="2AEAC108" w14:textId="77777777"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 w:rsidR="3C1BC069" w:rsidRDefault="00000000" w14:paraId="0E5EA73F" w14:textId="77777777">
      <w:pPr>
        <w:spacing w:after="120" w:line="288" w:lineRule="auto"/>
        <w:jc w:val="both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 w:rsidR="3C1BC069" w:rsidRDefault="00000000" w14:paraId="60EAC121" w14:textId="77777777"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 w:rsidR="3C1BC069" w:rsidRDefault="00000000" w14:paraId="596F357A" w14:textId="77777777"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 w:rsidR="3C1BC069" w:rsidRDefault="00000000" w14:paraId="075D27C7" w14:textId="77777777">
      <w:pPr>
        <w:spacing w:after="120" w:line="288" w:lineRule="auto"/>
        <w:jc w:val="both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 w:rsidR="3C1BC069" w:rsidRDefault="00000000" w14:paraId="7BCF83BF" w14:textId="77777777">
      <w:pPr>
        <w:spacing w:after="120" w:line="288" w:lineRule="auto"/>
        <w:jc w:val="both"/>
      </w:pPr>
      <w:r>
        <w:t>CESSÃO, ÔNUS E DIREITO DE PREFERÊNCIA SOBRE QUOTAS</w:t>
      </w:r>
    </w:p>
    <w:p w:rsidR="3C1BC069" w:rsidRDefault="00000000" w14:paraId="75BFF0F5" w14:textId="77777777"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 w:rsidR="3C1BC069" w:rsidRDefault="00000000" w14:paraId="6C5B0C9C" w14:textId="77777777">
      <w:pPr>
        <w:spacing w:after="120" w:line="288" w:lineRule="auto"/>
        <w:jc w:val="both"/>
      </w:pPr>
      <w:r>
        <w:t>8.2 Cessão a terceiros: Sujeita-se ao art. 1.057 do CC e às regras abaixo:</w:t>
      </w:r>
    </w:p>
    <w:p w:rsidR="3C1BC069" w:rsidRDefault="00000000" w14:paraId="3D71F90E" w14:textId="77777777">
      <w:pPr>
        <w:spacing w:after="120" w:line="288" w:lineRule="auto"/>
        <w:jc w:val="both"/>
      </w:pPr>
      <w:r>
        <w:t xml:space="preserve">Consentimento: dependerá de aprovação de Sócios titulares de, no mínimo, [2/3] do capital social, salvo estipulação </w:t>
      </w:r>
      <w:del w:author="Test Author" w:date="2026-01-16T20:45:57Z" w:id="32">
        <w:r>
          <w:delText>diversa mais rigorosa.</w:delText>
        </w:r>
      </w:del>
      <w:ins w:author="Test Author" w:date="2026-01-16T20:45:57Z" w:id="33">
        <w:r>
          <w:t>dive, PRAZO E EXERCÍCIO SOCIAL</w:t>
        </w:r>
      </w:ins>
    </w:p>
    <w:p w:rsidR="3C1BC069" w:rsidRDefault="00000000" w14:paraId="54A637E5" w14:textId="77777777">
      <w:pPr>
        <w:spacing w:after="120" w:line="288" w:lineRule="auto"/>
        <w:jc w:val="both"/>
        <w:rPr>
          <w:ins w:author="Test Author" w:date="2026-01-16T20:45:57Z" w:id="34"/>
        </w:rPr>
      </w:pPr>
      <w:ins w:author="Test Author" w:date="2026-01-16T20:45:57Z">
        <w:r>
          <w:t>5.1 Nome empresarial: [NOME EMPRESARIAL] LTDA. (sempre com o sufixo “Ltda.”).</w:t>
        </w:r>
      </w:ins>
    </w:p>
    <w:p w:rsidR="3C1BC069" w:rsidRDefault="00000000" w14:paraId="6485C920" w14:textId="77777777">
      <w:pPr>
        <w:spacing w:after="120" w:line="288" w:lineRule="auto"/>
        <w:jc w:val="both"/>
        <w:rPr>
          <w:ins w:author="Test Author" w:date="2026-01-16T20:45:57Z" w:id="35"/>
        </w:rPr>
      </w:pPr>
      <w:ins w:author="Test Author" w:date="2026-01-16T20:45:57Z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w:rsidR="3C1BC069" w:rsidRDefault="00000000" w14:paraId="2E3E6679" w14:textId="77777777">
      <w:pPr>
        <w:spacing w:after="120" w:line="288" w:lineRule="auto"/>
        <w:jc w:val="both"/>
        <w:rPr>
          <w:ins w:author="Test Author" w:date="2026-01-16T20:45:57Z" w:id="36"/>
        </w:rPr>
      </w:pPr>
      <w:ins w:author="Test Author" w:date="2026-01-16T20:45:57Z">
        <w:r>
          <w:t>5.3 Prazo de duração: por prazo [determinado: até [DATA]; ou indeterminado].</w:t>
        </w:r>
      </w:ins>
    </w:p>
    <w:p w:rsidR="3C1BC069" w:rsidRDefault="00000000" w14:paraId="5D8E14B2" w14:textId="77777777">
      <w:pPr>
        <w:spacing w:after="120" w:line="288" w:lineRule="auto"/>
        <w:jc w:val="both"/>
        <w:rPr>
          <w:ins w:author="Test Author" w:date="2026-01-16T20:45:57Z" w:id="37"/>
        </w:rPr>
      </w:pPr>
      <w:ins w:author="Test Author" w:date="2026-01-16T20:45:57Z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w:rsidR="3C1BC069" w:rsidRDefault="00000000" w14:paraId="0A7006C7" w14:textId="77777777">
      <w:pPr>
        <w:pStyle w:val="ListBullet"/>
        <w:spacing w:after="120" w:line="288" w:lineRule="auto"/>
        <w:jc w:val="both"/>
        <w:rPr>
          <w:ins w:author="Test Author" w:date="2026-01-16T20:45:57Z" w:id="38"/>
        </w:rPr>
      </w:pPr>
      <w:ins w:author="Test Author" w:date="2026-01-16T20:45:57Z">
        <w:r>
          <w:t>rsa mais rigorosa.</w:t>
        </w:r>
      </w:ins>
    </w:p>
    <w:p w:rsidR="3C1BC069" w:rsidRDefault="00000000" w14:paraId="38F81F25" w14:textId="77777777"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 w:rsidR="3C1BC069" w:rsidRDefault="00000000" w14:paraId="48F6C2EE" w14:textId="77777777"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 w:rsidR="3C1BC069" w:rsidRDefault="00000000" w14:paraId="132F736C" w14:textId="77777777"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 w:rsidR="3C1BC069" w:rsidRDefault="00000000" w14:paraId="57DF5B8E" w14:textId="77777777"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 w:rsidR="3C1BC069" w:rsidRDefault="00000000" w14:paraId="7B78DEF3" w14:textId="77777777">
      <w:pPr>
        <w:spacing w:after="120" w:line="288" w:lineRule="auto"/>
        <w:jc w:val="both"/>
      </w:pPr>
      <w:r>
        <w:t>MECANISMOS DE LIQUIDEZ: ROFO/ROFR, TAG-ALONG, DRAG-ALONG</w:t>
      </w:r>
    </w:p>
    <w:p w:rsidR="3C1BC069" w:rsidRDefault="00000000" w14:paraId="271106CD" w14:textId="77777777">
      <w:pPr>
        <w:spacing w:after="120" w:line="288" w:lineRule="auto"/>
        <w:jc w:val="both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 w:rsidR="3C1BC069" w:rsidRDefault="00000000" w14:paraId="0A27B8A0" w14:textId="77777777"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 w:rsidR="3C1BC069" w:rsidRDefault="00000000" w14:paraId="19D2AB50" w14:textId="77777777">
      <w:pPr>
        <w:spacing w:after="120" w:line="288" w:lineRule="auto"/>
        <w:jc w:val="both"/>
      </w:pPr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 w:rsidR="3C1BC069" w:rsidRDefault="00000000" w14:paraId="109209A9" w14:textId="77777777"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 w:rsidR="3C1BC069" w:rsidRDefault="00000000" w14:paraId="3305ACE1" w14:textId="77777777"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 w:rsidR="3C1BC069" w:rsidRDefault="00000000" w14:paraId="764779D5" w14:textId="77777777">
      <w:pPr>
        <w:spacing w:after="120" w:line="288" w:lineRule="auto"/>
        <w:jc w:val="both"/>
      </w:pPr>
      <w:r>
        <w:t>GOVERNANÇA, ADMINISTRAÇÃO E REGÊNCIA SUPLETIVA</w:t>
      </w:r>
    </w:p>
    <w:p w:rsidR="3C1BC069" w:rsidRDefault="00000000" w14:paraId="0F310B20" w14:textId="77777777"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 w:rsidR="3C1BC069" w:rsidRDefault="00000000" w14:paraId="0B4E522E" w14:textId="77777777"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 w:rsidR="3C1BC069" w:rsidRDefault="00000000" w14:paraId="433B8CC0" w14:textId="77777777"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 w:rsidR="3C1BC069" w:rsidRDefault="00000000" w14:paraId="564D441A" w14:textId="77777777"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 w:rsidR="3C1BC069" w:rsidRDefault="00000000" w14:paraId="0F8836A2" w14:textId="77777777"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 w:rsidR="3C1BC069" w:rsidRDefault="00000000" w14:paraId="75047702" w14:textId="77777777">
      <w:pPr>
        <w:spacing w:after="120" w:line="288" w:lineRule="auto"/>
        <w:jc w:val="both"/>
      </w:pPr>
      <w:r>
        <w:t>10.6 Remuneração: A remuneração anual global dos administradores será fixada por deliberação dos Sócios, cabendo à Administração a distribuição interna, salvo decisão em contrário.</w:t>
      </w:r>
    </w:p>
    <w:p w:rsidR="3C1BC069" w:rsidRDefault="00000000" w14:paraId="3E5CD771" w14:textId="77777777"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 w:rsidR="3C1BC069" w:rsidRDefault="00000000" w14:paraId="52255E40" w14:textId="77777777">
      <w:pPr>
        <w:spacing w:after="120" w:line="288" w:lineRule="auto"/>
        <w:jc w:val="both"/>
      </w:pPr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 w:rsidR="3C1BC069" w:rsidRDefault="00000000" w14:paraId="3D62DCCB" w14:textId="77777777"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 w:rsidR="3C1BC069" w:rsidRDefault="00000000" w14:paraId="10152B6C" w14:textId="77777777">
      <w:pPr>
        <w:spacing w:after="120" w:line="288" w:lineRule="auto"/>
        <w:jc w:val="both"/>
      </w:pPr>
      <w:r>
        <w:t>QUÓRUNS E MATÉRIAS RESERVADAS (ATUALIZAÇÃO PELA LEI 14.451/2022)</w:t>
      </w:r>
    </w:p>
    <w:p w:rsidR="3C1BC069" w:rsidRDefault="00000000" w14:paraId="3D91250A" w14:textId="77777777"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 w:rsidR="3C1BC069" w:rsidRDefault="00000000" w14:paraId="56C65A2E" w14:textId="77777777">
      <w:pPr>
        <w:spacing w:after="120" w:line="288" w:lineRule="auto"/>
        <w:jc w:val="both"/>
      </w:pPr>
      <w:r>
        <w:t>11.2 Quóruns especiais:</w:t>
      </w:r>
    </w:p>
    <w:p w:rsidR="3C1BC069" w:rsidRDefault="00000000" w14:paraId="0AEA120E" w14:textId="77777777"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 w:rsidR="3C1BC069" w:rsidRDefault="00000000" w14:paraId="326C2322" w14:textId="77777777"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 w:rsidR="3C1BC069" w:rsidRDefault="00000000" w14:paraId="772B53D1" w14:textId="77777777"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 w:rsidR="3C1BC069" w:rsidRDefault="00000000" w14:paraId="66E2457D" w14:textId="77777777"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 w:rsidR="3C1BC069" w:rsidRDefault="00000000" w14:paraId="41138D6B" w14:textId="77777777"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 w:rsidR="3C1BC069" w:rsidRDefault="00000000" w14:paraId="6AFD1B77" w14:textId="77777777"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 w:rsidR="3C1BC069" w:rsidRDefault="00000000" w14:paraId="4AEC4947" w14:textId="77777777"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 w:rsidR="3C1BC069" w:rsidRDefault="00000000" w14:paraId="48126120" w14:textId="77777777"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 w:rsidR="3C1BC069" w:rsidRDefault="00000000" w14:paraId="028E1F37" w14:textId="77777777"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 w:rsidR="3C1BC069" w:rsidRDefault="00000000" w14:paraId="0949F68A" w14:textId="77777777">
      <w:pPr>
        <w:pStyle w:val="ListBullet"/>
        <w:spacing w:after="120" w:line="288" w:lineRule="auto"/>
        <w:jc w:val="both"/>
      </w:pPr>
      <w:r>
        <w:t>Aprovação de orçamento anual e plano de negócios.</w:t>
      </w:r>
    </w:p>
    <w:p w:rsidR="3C1BC069" w:rsidRDefault="00000000" w14:paraId="33D7C6C3" w14:textId="77777777"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 w:rsidR="3C1BC069" w:rsidRDefault="00000000" w14:paraId="1B2DB8BF" w14:textId="77777777">
      <w:pPr>
        <w:spacing w:after="120" w:line="288" w:lineRule="auto"/>
        <w:jc w:val="both"/>
      </w:pPr>
      <w:r>
        <w:t>DIREITOS ECONÔMICOS E POLÍTICA DE RESULTADOS</w:t>
      </w:r>
    </w:p>
    <w:p w:rsidR="3C1BC069" w:rsidRDefault="00000000" w14:paraId="67078E6B" w14:textId="77777777"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 w:rsidR="3C1BC069" w:rsidRDefault="00000000" w14:paraId="25FDD65B" w14:textId="77777777">
      <w:pPr>
        <w:spacing w:after="120" w:line="288" w:lineRule="auto"/>
        <w:jc w:val="both"/>
      </w:pPr>
      <w:r>
        <w:t>12.2 Lucros intermediários: Admitida distribuição de lucros com base em balanços/balancetes intermediários, observadas a legislação societária e fiscal, e a preservação da solvência.</w:t>
      </w:r>
    </w:p>
    <w:p w:rsidR="3C1BC069" w:rsidRDefault="00000000" w14:paraId="565821AC" w14:textId="77777777"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 w:rsidR="3C1BC069" w:rsidRDefault="00000000" w14:paraId="3F0C2EB4" w14:textId="77777777">
      <w:pPr>
        <w:spacing w:after="120" w:line="288" w:lineRule="auto"/>
        <w:jc w:val="both"/>
      </w:pPr>
      <w:r>
        <w:t>12.4 Antidiluição [OPÇÃO – ON]:</w:t>
      </w:r>
    </w:p>
    <w:p w:rsidR="3C1BC069" w:rsidRDefault="00000000" w14:paraId="303AB8B1" w14:textId="77777777"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 w:rsidR="3C1BC069" w:rsidRDefault="00000000" w14:paraId="7D855785" w14:textId="77777777"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 w:rsidR="3C1BC069" w:rsidRDefault="00000000" w14:paraId="15A25726" w14:textId="77777777">
      <w:pPr>
        <w:spacing w:after="120" w:line="288" w:lineRule="auto"/>
        <w:jc w:val="both"/>
      </w:pPr>
      <w:r>
        <w:t>PROTEÇÕES A INVESTIDORES E MINORITÁRIOS</w:t>
      </w:r>
    </w:p>
    <w:p w:rsidR="3C1BC069" w:rsidRDefault="00000000" w14:paraId="41BF99D7" w14:textId="77777777"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 w:rsidR="3C1BC069" w:rsidRDefault="00000000" w14:paraId="3CE0376D" w14:textId="77777777"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 w:rsidR="3C1BC069" w:rsidRDefault="00000000" w14:paraId="59270ED8" w14:textId="77777777"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 w:rsidR="3C1BC069" w:rsidRDefault="00000000" w14:paraId="39835C16" w14:textId="77777777">
      <w:pPr>
        <w:spacing w:after="120" w:line="288" w:lineRule="auto"/>
        <w:jc w:val="both"/>
      </w:pPr>
      <w:r>
        <w:t>CONFLITOS DE INTERESSE E DEVERES FIDUCIÁRIOS</w:t>
      </w:r>
    </w:p>
    <w:p w:rsidR="3C1BC069" w:rsidRDefault="00000000" w14:paraId="0FAD0D22" w14:textId="77777777">
      <w:pPr>
        <w:spacing w:after="120" w:line="288" w:lineRule="auto"/>
        <w:jc w:val="both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 w:rsidR="3C1BC069" w:rsidRDefault="00000000" w14:paraId="76B9F6F7" w14:textId="77777777"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 w:rsidR="3C1BC069" w:rsidRDefault="00000000" w14:paraId="05B9C2F8" w14:textId="77777777">
      <w:pPr>
        <w:spacing w:after="120" w:line="288" w:lineRule="auto"/>
        <w:jc w:val="both"/>
      </w:pPr>
      <w:r>
        <w:t>ADMISSÃO, RETIRADA E EXCLUSÃO DE SÓCIOS; HAVERES</w:t>
      </w:r>
    </w:p>
    <w:p w:rsidR="3C1BC069" w:rsidRDefault="00000000" w14:paraId="2FE4FA5D" w14:textId="77777777"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 w:rsidR="3C1BC069" w:rsidRDefault="00000000" w14:paraId="541325F0" w14:textId="77777777">
      <w:pPr>
        <w:spacing w:after="120" w:line="288" w:lineRule="auto"/>
        <w:jc w:val="both"/>
      </w:pPr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 w:rsidR="3C1BC069" w:rsidRDefault="00000000" w14:paraId="526E04E5" w14:textId="77777777"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 w:rsidR="3C1BC069" w:rsidRDefault="00000000" w14:paraId="7108CAEE" w14:textId="77777777"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 w:rsidR="3C1BC069" w:rsidRDefault="00000000" w14:paraId="2E78DC37" w14:textId="77777777">
      <w:pPr>
        <w:spacing w:after="120" w:line="288" w:lineRule="auto"/>
        <w:jc w:val="both"/>
      </w:pPr>
      <w:r>
        <w:t>COMPLIANCE, CONFIDENCIALIDADE, PROTEÇÃO DE DADOS E PROPRIEDADE INTELECTUAL</w:t>
      </w:r>
    </w:p>
    <w:p w:rsidR="3C1BC069" w:rsidRDefault="00000000" w14:paraId="661EB7EB" w14:textId="77777777"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 w:rsidR="3C1BC069" w:rsidRDefault="00000000" w14:paraId="5BE67433" w14:textId="77777777"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 w:rsidR="3C1BC069" w:rsidRDefault="00000000" w14:paraId="3DE966C4" w14:textId="77777777">
      <w:pPr>
        <w:spacing w:after="120" w:line="288" w:lineRule="auto"/>
        <w:jc w:val="both"/>
      </w:pPr>
      <w:r>
        <w:t>16.3 LGPD (Lei nº 13.709/2018):</w:t>
      </w:r>
    </w:p>
    <w:p w:rsidR="3C1BC069" w:rsidRDefault="00000000" w14:paraId="7647403F" w14:textId="77777777"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 w:rsidR="3C1BC069" w:rsidRDefault="00000000" w14:paraId="0C32F6C4" w14:textId="77777777"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 w:rsidR="3C1BC069" w:rsidRDefault="00000000" w14:paraId="0B6EED43" w14:textId="77777777">
      <w:pPr>
        <w:pStyle w:val="ListBullet"/>
        <w:spacing w:after="120" w:line="288" w:lineRule="auto"/>
        <w:jc w:val="both"/>
      </w:pPr>
      <w:r>
        <w:t>Segurança: A Sociedade manterá medidas técnicas e organizacionais para proteção de dados, plano de resposta a incidentes, política de privacidade e registro de operações.</w:t>
      </w:r>
    </w:p>
    <w:p w:rsidR="3C1BC069" w:rsidRDefault="00000000" w14:paraId="64A9696A" w14:textId="77777777"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 w:rsidR="3C1BC069" w:rsidRDefault="00000000" w14:paraId="64B5AFC5" w14:textId="77777777"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 w:rsidR="3C1BC069" w:rsidRDefault="00000000" w14:paraId="3B73D9EF" w14:textId="77777777"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 w:rsidR="3C1BC069" w:rsidRDefault="00000000" w14:paraId="1733D2FF" w14:textId="77777777">
      <w:pPr>
        <w:spacing w:after="120" w:line="288" w:lineRule="auto"/>
        <w:jc w:val="both"/>
      </w:pPr>
      <w:r>
        <w:t>16.4 Propriedade Intelectual:</w:t>
      </w:r>
    </w:p>
    <w:p w:rsidR="3C1BC069" w:rsidRDefault="00000000" w14:paraId="435052B0" w14:textId="77777777">
      <w:pPr>
        <w:pStyle w:val="ListBullet"/>
        <w:spacing w:after="120" w:line="288" w:lineRule="auto"/>
        <w:jc w:val="both"/>
      </w:pPr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 w:rsidR="3C1BC069" w:rsidRDefault="00000000" w14:paraId="0C79EA3E" w14:textId="77777777"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 w:rsidR="3C1BC069" w:rsidRDefault="00000000" w14:paraId="2D2D6FF8" w14:textId="77777777"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 w:rsidR="3C1BC069" w:rsidRDefault="00000000" w14:paraId="79845CF2" w14:textId="77777777">
      <w:pPr>
        <w:spacing w:after="120" w:line="288" w:lineRule="auto"/>
        <w:jc w:val="both"/>
      </w:pPr>
      <w:r>
        <w:t>NÃO CONCORRÊNCIA E NÃO ALICIAMENTO</w:t>
      </w:r>
    </w:p>
    <w:p w:rsidR="3C1BC069" w:rsidRDefault="00000000" w14:paraId="07953A06" w14:textId="77777777"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 w:rsidR="3C1BC069" w:rsidRDefault="00000000" w14:paraId="6CB74579" w14:textId="77777777"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 w:rsidR="3C1BC069" w:rsidRDefault="00000000" w14:paraId="7A534FDA" w14:textId="77777777">
      <w:pPr>
        <w:spacing w:after="120" w:line="288" w:lineRule="auto"/>
        <w:jc w:val="both"/>
      </w:pPr>
      <w:r>
        <w:t>OPÇÕES DE COMPRA/VENDA; EVENTOS-GATILHO</w:t>
      </w:r>
    </w:p>
    <w:p w:rsidR="3C1BC069" w:rsidRDefault="00000000" w14:paraId="55299F57" w14:textId="77777777"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 w:rsidR="3C1BC069" w:rsidRDefault="00000000" w14:paraId="4621385F" w14:textId="77777777"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 w:rsidR="3C1BC069" w:rsidRDefault="00000000" w14:paraId="3F0FA930" w14:textId="77777777">
      <w:pPr>
        <w:spacing w:after="120" w:line="288" w:lineRule="auto"/>
        <w:jc w:val="both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 w:rsidR="3C1BC069" w:rsidRDefault="00000000" w14:paraId="1AA88C27" w14:textId="77777777"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 w:rsidR="3C1BC069" w:rsidRDefault="00000000" w14:paraId="1DA45CE7" w14:textId="77777777">
      <w:pPr>
        <w:spacing w:after="120" w:line="288" w:lineRule="auto"/>
        <w:jc w:val="both"/>
      </w:pPr>
      <w:r>
        <w:t>DEADLOCK E RESOLUÇÃO DE DISPUTAS ENTRE SÓCIOS</w:t>
      </w:r>
    </w:p>
    <w:p w:rsidR="3C1BC069" w:rsidRDefault="00000000" w14:paraId="2D43743F" w14:textId="77777777"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 w:rsidR="3C1BC069" w:rsidRDefault="00000000" w14:paraId="0CFAAEC8" w14:textId="77777777">
      <w:pPr>
        <w:pStyle w:val="ListBullet"/>
        <w:spacing w:after="120" w:line="288" w:lineRule="auto"/>
        <w:jc w:val="both"/>
      </w:pPr>
      <w:r>
        <w:t>Etapa 1: Mesa de Sócios e Administradores em até [10] dias.</w:t>
      </w:r>
    </w:p>
    <w:p w:rsidR="3C1BC069" w:rsidRDefault="00000000" w14:paraId="17626FA9" w14:textId="77777777"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 w:rsidR="3C1BC069" w:rsidRDefault="00000000" w14:paraId="2E4D19A1" w14:textId="77777777"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 w:rsidR="3C1BC069" w:rsidRDefault="00000000" w14:paraId="2DE34662" w14:textId="77777777">
      <w:pPr>
        <w:spacing w:after="120" w:line="288" w:lineRule="auto"/>
        <w:jc w:val="both"/>
      </w:pPr>
      <w:r>
        <w:t>ARBITRAGEM, LEI APLICÁVEL E FORO</w:t>
      </w:r>
    </w:p>
    <w:p w:rsidR="3C1BC069" w:rsidRDefault="00000000" w14:paraId="78E72E98" w14:textId="77777777">
      <w:pPr>
        <w:spacing w:after="120" w:line="288" w:lineRule="auto"/>
        <w:jc w:val="both"/>
      </w:pPr>
      <w:r>
        <w:t>20.1 Lei aplicável: Lei brasileira.</w:t>
      </w:r>
    </w:p>
    <w:p w:rsidR="3C1BC069" w:rsidRDefault="00000000" w14:paraId="2674B70F" w14:textId="77777777"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 w:rsidR="3C1BC069" w:rsidRDefault="00000000" w14:paraId="209061FE" w14:textId="77777777">
      <w:pPr>
        <w:spacing w:after="120" w:line="288" w:lineRule="auto"/>
        <w:jc w:val="both"/>
      </w:pPr>
      <w:r>
        <w:t>RESPONSABILIDADES, GARANTIAS, LIMITAÇÕES E INDENIZAÇÃO</w:t>
      </w:r>
    </w:p>
    <w:p w:rsidR="3C1BC069" w:rsidRDefault="00000000" w14:paraId="65CB7ACA" w14:textId="77777777"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 w:rsidR="3C1BC069" w:rsidRDefault="00000000" w14:paraId="3622C595" w14:textId="77777777"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 w:rsidR="3C1BC069" w:rsidRDefault="00000000" w14:paraId="56065864" w14:textId="77777777"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 w:rsidR="3C1BC069" w:rsidRDefault="00000000" w14:paraId="2AD6D058" w14:textId="77777777"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 w:rsidR="3C1BC069" w:rsidRDefault="00000000" w14:paraId="6B7A9225" w14:textId="77777777">
      <w:pPr>
        <w:spacing w:after="120" w:line="288" w:lineRule="auto"/>
        <w:jc w:val="both"/>
      </w:pPr>
      <w:r>
        <w:t>DURAÇÃO, EFEITOS E ENCERRAMENTO</w:t>
      </w:r>
    </w:p>
    <w:p w:rsidR="3C1BC069" w:rsidRDefault="00000000" w14:paraId="7ED4304E" w14:textId="77777777"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 w:rsidR="3C1BC069" w:rsidRDefault="00000000" w14:paraId="29FAA9BD" w14:textId="77777777"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 w:rsidR="3C1BC069" w:rsidRDefault="00000000" w14:paraId="5183D261" w14:textId="77777777">
      <w:pPr>
        <w:spacing w:after="120" w:line="288" w:lineRule="auto"/>
        <w:jc w:val="both"/>
      </w:pPr>
      <w:r>
        <w:t>COMUNICAÇÕES, ALTERAÇÕES E DISPOSIÇÕES GERAIS</w:t>
      </w:r>
    </w:p>
    <w:p w:rsidR="3C1BC069" w:rsidRDefault="00000000" w14:paraId="16F95971" w14:textId="77777777">
      <w:pPr>
        <w:spacing w:after="120" w:line="288" w:lineRule="auto"/>
        <w:jc w:val="both"/>
      </w:pPr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 w:rsidR="3C1BC069" w:rsidRDefault="00000000" w14:paraId="34916025" w14:textId="77777777"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 w:rsidR="3C1BC069" w:rsidRDefault="00000000" w14:paraId="41119A59" w14:textId="77777777"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 w:rsidR="3C1BC069" w:rsidRDefault="00000000" w14:paraId="367F8839" w14:textId="77777777"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 w:rsidR="3C1BC069" w:rsidRDefault="00000000" w14:paraId="56132A3C" w14:textId="77777777"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 w:rsidR="3C1BC069" w:rsidRDefault="00000000" w14:paraId="1D59FB41" w14:textId="77777777">
      <w:pPr>
        <w:spacing w:after="120" w:line="288" w:lineRule="auto"/>
        <w:jc w:val="both"/>
      </w:pPr>
      <w:r>
        <w:t>ASSINATURAS, LOCAL E DATA; ASSINATURA ELETRÔNICA</w:t>
      </w:r>
    </w:p>
    <w:p w:rsidR="3C1BC069" w:rsidRDefault="00000000" w14:paraId="47BE9C20" w14:textId="77777777">
      <w:pPr>
        <w:spacing w:after="120" w:line="288" w:lineRule="auto"/>
        <w:jc w:val="both"/>
      </w:pPr>
      <w:r>
        <w:t>24.1 Firmado em [Cidade/UF], na data de [DATA].</w:t>
      </w:r>
    </w:p>
    <w:p w:rsidR="3C1BC069" w:rsidRDefault="00000000" w14:paraId="22041D4B" w14:textId="77777777"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 w:rsidR="3C1BC069" w:rsidRDefault="00000000" w14:paraId="3FDCABAE" w14:textId="77777777">
      <w:pPr>
        <w:spacing w:after="120" w:line="288" w:lineRule="auto"/>
        <w:jc w:val="both"/>
      </w:pPr>
      <w:r>
        <w:t>Sócios:</w:t>
      </w:r>
    </w:p>
    <w:p w:rsidR="3C1BC069" w:rsidRDefault="00000000" w14:paraId="0B51CD68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3C1BC069" w:rsidRDefault="00000000" w14:paraId="0D348A53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3C1BC069" w:rsidRDefault="00000000" w14:paraId="42170911" w14:textId="77777777">
      <w:pPr>
        <w:spacing w:after="120" w:line="288" w:lineRule="auto"/>
        <w:jc w:val="both"/>
      </w:pPr>
      <w:r>
        <w:t>Administradores (termo de posse, se aplicável):</w:t>
      </w:r>
    </w:p>
    <w:p w:rsidR="3C1BC069" w:rsidRDefault="00000000" w14:paraId="4DD5E74C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3C1BC069" w:rsidRDefault="00000000" w14:paraId="75DF8CF2" w14:textId="77777777">
      <w:pPr>
        <w:spacing w:after="120" w:line="288" w:lineRule="auto"/>
        <w:jc w:val="both"/>
      </w:pPr>
      <w:r>
        <w:t>[Espaço para certificação digital, QR Code, ou hash do documento]</w:t>
      </w:r>
    </w:p>
    <w:p w:rsidR="3C1BC069" w:rsidRDefault="00000000" w14:paraId="78014C0B" w14:textId="77777777">
      <w:pPr>
        <w:spacing w:after="120" w:line="288" w:lineRule="auto"/>
        <w:jc w:val="both"/>
      </w:pPr>
      <w:r>
        <w:t>— FIM DO CONTRATO SOCIAL (VERSÃO LTDA) —</w:t>
      </w:r>
    </w:p>
    <w:p w:rsidR="3C1BC069" w:rsidRDefault="00000000" w14:paraId="5D0B53AF" w14:textId="77777777">
      <w:pPr>
        <w:spacing w:after="120" w:line="288" w:lineRule="auto"/>
        <w:jc w:val="both"/>
      </w:pPr>
      <w:r>
        <w:t>VARIANTE: CONTRATO SOCIAL DE SOCIEDADE LIMITADA UNIPESSOAL (SLU)</w:t>
      </w:r>
    </w:p>
    <w:p w:rsidR="3C1BC069" w:rsidRDefault="00000000" w14:paraId="31019589" w14:textId="77777777">
      <w:pPr>
        <w:spacing w:after="120" w:line="288" w:lineRule="auto"/>
        <w:jc w:val="both"/>
      </w:pPr>
      <w:r>
        <w:t>[Adaptar as cláusulas acima para Sócio Único, mantendo a estrutura, com as seguintes observações principais:]</w:t>
      </w:r>
    </w:p>
    <w:p w:rsidR="3C1BC069" w:rsidRDefault="00000000" w14:paraId="379949B6" w14:textId="77777777"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 w:rsidR="3C1BC069" w:rsidRDefault="00000000" w14:paraId="34CA2B5C" w14:textId="77777777"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 w:rsidR="3C1BC069" w:rsidRDefault="00000000" w14:paraId="2CBD7AD2" w14:textId="77777777">
      <w:pPr>
        <w:pStyle w:val="ListBullet"/>
        <w:spacing w:after="120" w:line="288" w:lineRule="auto"/>
        <w:jc w:val="both"/>
      </w:pPr>
      <w:r>
        <w:t>Capital Social: R$ [VALOR], integralizado pelo Sócio Único em [dinheiro/bens], conforme laudo se aplicável.</w:t>
      </w:r>
    </w:p>
    <w:p w:rsidR="3C1BC069" w:rsidRDefault="00000000" w14:paraId="3C98B118" w14:textId="77777777"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 w:rsidR="3C1BC069" w:rsidRDefault="00000000" w14:paraId="66D2B0FD" w14:textId="77777777"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 w:rsidR="3C1BC069" w:rsidRDefault="00000000" w14:paraId="7C66537F" w14:textId="77777777"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 w:rsidR="3C1BC069" w:rsidRDefault="00000000" w14:paraId="73A63579" w14:textId="77777777"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 w:rsidR="3C1BC069" w:rsidRDefault="00000000" w14:paraId="2687BD62" w14:textId="77777777">
      <w:pPr>
        <w:spacing w:after="120" w:line="288" w:lineRule="auto"/>
        <w:jc w:val="both"/>
      </w:pPr>
      <w:r>
        <w:t>— FIM DA VARIANTE SLU —</w:t>
      </w:r>
    </w:p>
    <w:p w:rsidR="3C1BC069" w:rsidRDefault="00000000" w14:paraId="019C408C" w14:textId="77777777">
      <w:pPr>
        <w:spacing w:after="120" w:line="288" w:lineRule="auto"/>
        <w:jc w:val="both"/>
      </w:pPr>
      <w:r>
        <w:t>ANEXO A — TERM SHEET (CAPTURA DE VARIÁVEIS)</w:t>
      </w:r>
    </w:p>
    <w:p w:rsidR="3C1BC069" w:rsidRDefault="00000000" w14:paraId="430321EE" w14:textId="77777777">
      <w:pPr>
        <w:spacing w:after="120" w:line="288" w:lineRule="auto"/>
        <w:jc w:val="both"/>
      </w:pPr>
      <w:r>
        <w:t>Preencha para geração da versão “clean”:</w:t>
      </w:r>
    </w:p>
    <w:p w:rsidR="3C1BC069" w:rsidRDefault="00000000" w14:paraId="302E0B6C" w14:textId="77777777">
      <w:pPr>
        <w:pStyle w:val="ListBullet"/>
        <w:spacing w:after="120" w:line="288" w:lineRule="auto"/>
        <w:jc w:val="both"/>
      </w:pPr>
      <w:r>
        <w:t>Denominação/Nome empresarial: [ ]</w:t>
      </w:r>
    </w:p>
    <w:p w:rsidR="3C1BC069" w:rsidRDefault="00000000" w14:paraId="65C013FC" w14:textId="77777777">
      <w:pPr>
        <w:pStyle w:val="ListBullet"/>
        <w:spacing w:after="120" w:line="288" w:lineRule="auto"/>
        <w:jc w:val="both"/>
      </w:pPr>
      <w:r>
        <w:t>Sede (endereço completo): [ ]</w:t>
      </w:r>
    </w:p>
    <w:p w:rsidR="3C1BC069" w:rsidRDefault="00000000" w14:paraId="3489787D" w14:textId="77777777">
      <w:pPr>
        <w:pStyle w:val="ListBullet"/>
        <w:spacing w:after="120" w:line="288" w:lineRule="auto"/>
        <w:jc w:val="both"/>
      </w:pPr>
      <w:r>
        <w:t>Objeto social (CNAE principal e secundários): [ ]</w:t>
      </w:r>
    </w:p>
    <w:p w:rsidR="3C1BC069" w:rsidRDefault="00000000" w14:paraId="181D653C" w14:textId="77777777">
      <w:pPr>
        <w:pStyle w:val="ListBullet"/>
        <w:spacing w:after="120" w:line="288" w:lineRule="auto"/>
        <w:jc w:val="both"/>
      </w:pPr>
      <w:r>
        <w:t>Prazo de duração: [ ]</w:t>
      </w:r>
    </w:p>
    <w:p w:rsidR="3C1BC069" w:rsidRDefault="00000000" w14:paraId="7D487AFA" w14:textId="77777777">
      <w:pPr>
        <w:pStyle w:val="ListBullet"/>
        <w:spacing w:after="120" w:line="288" w:lineRule="auto"/>
        <w:jc w:val="both"/>
      </w:pPr>
      <w:r>
        <w:t>Exercício social (data de encerramento): [ ]</w:t>
      </w:r>
    </w:p>
    <w:p w:rsidR="3C1BC069" w:rsidRDefault="00000000" w14:paraId="0B6A8F57" w14:textId="77777777">
      <w:pPr>
        <w:pStyle w:val="ListBullet"/>
        <w:spacing w:after="120" w:line="288" w:lineRule="auto"/>
        <w:jc w:val="both"/>
      </w:pPr>
      <w:r>
        <w:t>Sócios (PF/PJ), quotas e percentuais: [ ]</w:t>
      </w:r>
    </w:p>
    <w:p w:rsidR="3C1BC069" w:rsidRDefault="00000000" w14:paraId="5694925D" w14:textId="77777777"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 w:rsidR="3C1BC069" w:rsidRDefault="00000000" w14:paraId="74980A42" w14:textId="77777777"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 w:rsidR="3C1BC069" w:rsidRDefault="00000000" w14:paraId="55A0DD51" w14:textId="77777777">
      <w:pPr>
        <w:pStyle w:val="ListBullet"/>
        <w:spacing w:after="120" w:line="288" w:lineRule="auto"/>
        <w:jc w:val="both"/>
      </w:pPr>
      <w:r>
        <w:t>Regência supletiva LSA: [ON/OFF]</w:t>
      </w:r>
    </w:p>
    <w:p w:rsidR="3C1BC069" w:rsidRDefault="00000000" w14:paraId="543D4C0E" w14:textId="77777777">
      <w:pPr>
        <w:pStyle w:val="ListBullet"/>
        <w:spacing w:after="120" w:line="288" w:lineRule="auto"/>
        <w:jc w:val="both"/>
      </w:pPr>
      <w:r>
        <w:t>Lock-up e standstill (prazo, exceções): [ ]</w:t>
      </w:r>
    </w:p>
    <w:p w:rsidR="3C1BC069" w:rsidRDefault="00000000" w14:paraId="2878FD9E" w14:textId="77777777"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 w:rsidR="3C1BC069" w:rsidRDefault="00000000" w14:paraId="7642B8A0" w14:textId="77777777">
      <w:pPr>
        <w:pStyle w:val="ListBullet"/>
        <w:spacing w:after="120" w:line="288" w:lineRule="auto"/>
        <w:jc w:val="both"/>
      </w:pPr>
      <w:r>
        <w:t>ROFO/ROFR (prazos, procedimentos): [ ]</w:t>
      </w:r>
    </w:p>
    <w:p w:rsidR="3C1BC069" w:rsidRDefault="00000000" w14:paraId="517932D2" w14:textId="77777777"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 w:rsidR="3C1BC069" w:rsidRDefault="00000000" w14:paraId="401E0CCA" w14:textId="77777777"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 w:rsidR="3C1BC069" w:rsidRDefault="00000000" w14:paraId="4733D8E0" w14:textId="77777777"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 w:rsidR="3C1BC069" w:rsidRDefault="00000000" w14:paraId="5DF8AA25" w14:textId="77777777">
      <w:pPr>
        <w:pStyle w:val="ListBullet"/>
        <w:spacing w:after="120" w:line="288" w:lineRule="auto"/>
        <w:jc w:val="both"/>
      </w:pPr>
      <w:r>
        <w:t>Matérias Reservadas e quóruns/vetos: [ ]</w:t>
      </w:r>
    </w:p>
    <w:p w:rsidR="3C1BC069" w:rsidRDefault="00000000" w14:paraId="7D1AB45D" w14:textId="77777777">
      <w:pPr>
        <w:pStyle w:val="ListBullet"/>
        <w:spacing w:after="120" w:line="288" w:lineRule="auto"/>
        <w:jc w:val="both"/>
      </w:pPr>
      <w:r>
        <w:t>Não concorrência e não aliciamento (prazo, escopo, território, multa, compensação): [ ]</w:t>
      </w:r>
    </w:p>
    <w:p w:rsidR="3C1BC069" w:rsidRDefault="00000000" w14:paraId="58BD533E" w14:textId="77777777"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 w:rsidR="3C1BC069" w:rsidRDefault="00000000" w14:paraId="37A63925" w14:textId="77777777">
      <w:pPr>
        <w:pStyle w:val="ListBullet"/>
        <w:spacing w:after="120" w:line="288" w:lineRule="auto"/>
        <w:jc w:val="both"/>
      </w:pPr>
      <w:r>
        <w:t>Deadlock (definição, etapas de solução): [ ]</w:t>
      </w:r>
    </w:p>
    <w:p w:rsidR="3C1BC069" w:rsidRDefault="00000000" w14:paraId="5734A25B" w14:textId="77777777"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 w:rsidR="3C1BC069" w:rsidRDefault="00000000" w14:paraId="44582713" w14:textId="77777777">
      <w:pPr>
        <w:pStyle w:val="ListBullet"/>
        <w:spacing w:after="120" w:line="288" w:lineRule="auto"/>
        <w:jc w:val="both"/>
      </w:pPr>
      <w:r>
        <w:t>LGPD (papéis, DPO, políticas, bases legais): [ ]</w:t>
      </w:r>
    </w:p>
    <w:p w:rsidR="3C1BC069" w:rsidRDefault="00000000" w14:paraId="37D8B5E1" w14:textId="77777777">
      <w:pPr>
        <w:pStyle w:val="ListBullet"/>
        <w:spacing w:after="120" w:line="288" w:lineRule="auto"/>
        <w:jc w:val="both"/>
      </w:pPr>
      <w:r>
        <w:t>Compliance anticorrupção (políticas, auditorias): [ ]</w:t>
      </w:r>
    </w:p>
    <w:p w:rsidR="3C1BC069" w:rsidRDefault="00000000" w14:paraId="02B08A5A" w14:textId="77777777"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 w:rsidR="3C1BC069" w:rsidRDefault="00000000" w14:paraId="647A8DD1" w14:textId="77777777"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 w:rsidR="3C1BC069" w:rsidRDefault="00000000" w14:paraId="32CC05F6" w14:textId="77777777">
      <w:pPr>
        <w:pStyle w:val="ListBullet"/>
        <w:spacing w:after="120" w:line="288" w:lineRule="auto"/>
        <w:jc w:val="both"/>
      </w:pPr>
      <w:r>
        <w:t>Prazos de aviso e cura (default): [ ]</w:t>
      </w:r>
    </w:p>
    <w:p w:rsidR="3C1BC069" w:rsidRDefault="00000000" w14:paraId="35FF087B" w14:textId="77777777"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 w:rsidR="3C1BC069" w:rsidRDefault="00000000" w14:paraId="31291D2B" w14:textId="77777777">
      <w:pPr>
        <w:spacing w:after="120" w:line="288" w:lineRule="auto"/>
        <w:jc w:val="both"/>
      </w:pPr>
      <w:r>
        <w:t>CHECKLIST DE ARQUIVAMENTO (JUNTAS COMERCIAIS — IN DREI 81/2020)</w:t>
      </w:r>
    </w:p>
    <w:p w:rsidR="3C1BC069" w:rsidRDefault="00000000" w14:paraId="77C96A79" w14:textId="77777777"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 w:rsidR="3C1BC069" w:rsidRDefault="00000000" w14:paraId="6B322805" w14:textId="77777777"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 w:rsidR="3C1BC069" w:rsidRDefault="00000000" w14:paraId="2B330403" w14:textId="77777777"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 w:rsidR="3C1BC069" w:rsidRDefault="00000000" w14:paraId="37050DE1" w14:textId="77777777"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 w:rsidR="3C1BC069" w:rsidRDefault="00000000" w14:paraId="5BB8F1FF" w14:textId="77777777"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 w:rsidR="3C1BC069" w:rsidRDefault="00000000" w14:paraId="063F0E26" w14:textId="77777777"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 w:rsidR="3C1BC069" w:rsidRDefault="00000000" w14:paraId="528C2A7E" w14:textId="77777777"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 w:rsidR="3C1BC069" w:rsidRDefault="00000000" w14:paraId="08F1B4B8" w14:textId="77777777"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 w:rsidR="3C1BC069" w:rsidRDefault="00000000" w14:paraId="4F84E997" w14:textId="77777777"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 w:rsidR="3C1BC069" w:rsidRDefault="00000000" w14:paraId="323079DA" w14:textId="77777777"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 w:rsidR="3C1BC069" w:rsidRDefault="00000000" w14:paraId="5DE81BCC" w14:textId="77777777"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 w:rsidR="3C1BC069" w:rsidRDefault="00000000" w14:paraId="34676900" w14:textId="77777777"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 w:rsidR="3C1BC069" w:rsidRDefault="00000000" w14:paraId="1A79816F" w14:textId="77777777"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 w:rsidR="3C1BC069" w:rsidRDefault="00000000" w14:paraId="4728758F" w14:textId="77777777"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 w:rsidR="3C1BC069" w:rsidRDefault="00000000" w14:paraId="6D118FBD" w14:textId="77777777">
      <w:pPr>
        <w:spacing w:after="120" w:line="288" w:lineRule="auto"/>
        <w:jc w:val="both"/>
      </w:pPr>
      <w:r>
        <w:t>NOTAS DE REDAÇÃO (EXPLICATIVAS)</w:t>
      </w:r>
    </w:p>
    <w:p w:rsidR="3C1BC069" w:rsidRDefault="00000000" w14:paraId="077BF1D4" w14:textId="77777777"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 w:rsidR="3C1BC069" w:rsidRDefault="00000000" w14:paraId="132E19A5" w14:textId="77777777">
      <w:pPr>
        <w:pStyle w:val="ListBullet"/>
        <w:spacing w:after="120" w:line="288" w:lineRule="auto"/>
        <w:jc w:val="both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 w:rsidR="3C1BC069" w:rsidRDefault="00000000" w14:paraId="270D0296" w14:textId="77777777"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 w:rsidR="3C1BC069" w:rsidRDefault="00000000" w14:paraId="7D21078C" w14:textId="77777777">
      <w:pPr>
        <w:pStyle w:val="ListBullet"/>
        <w:spacing w:after="120" w:line="288" w:lineRule="auto"/>
        <w:jc w:val="both"/>
      </w:pPr>
      <w:r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 w:rsidR="3C1BC069" w:rsidRDefault="00000000" w14:paraId="7ED78C25" w14:textId="77777777"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 w:rsidR="3C1BC069" w:rsidRDefault="00000000" w14:paraId="0E3F3171" w14:textId="77777777"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 w:rsidR="3C1BC069" w:rsidRDefault="00000000" w14:paraId="695CF23B" w14:textId="77777777"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 w:rsidR="3C1BC069" w:rsidRDefault="00000000" w14:paraId="59D83167" w14:textId="77777777"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 w:rsidR="3C1BC069" w:rsidRDefault="00000000" w14:paraId="7E0DE499" w14:textId="77777777"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 w:rsidR="3C1BC069" w:rsidRDefault="00000000" w14:paraId="5CA0B6F2" w14:textId="77777777"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 w:rsidR="3C1BC069" w:rsidRDefault="00000000" w14:paraId="47AE2D2E" w14:textId="77777777"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 w:rsidR="3C1BC069" w:rsidRDefault="00000000" w14:paraId="3DAEFB17" w14:textId="77777777"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 w:rsidR="3C1BC069" w:rsidRDefault="00000000" w14:paraId="032A1949" w14:textId="77777777">
      <w:pPr>
        <w:spacing w:after="120" w:line="288" w:lineRule="auto"/>
        <w:jc w:val="both"/>
      </w:pPr>
      <w:r>
        <w:t>GLOSSÁRIO PT–EN (OPCIONAL)</w:t>
      </w:r>
    </w:p>
    <w:p w:rsidR="3C1BC069" w:rsidRDefault="00000000" w14:paraId="2B78AF26" w14:textId="77777777"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 w:rsidR="3C1BC069" w:rsidRDefault="00000000" w14:paraId="4783AEFC" w14:textId="77777777">
      <w:pPr>
        <w:pStyle w:val="ListBullet"/>
        <w:spacing w:after="120" w:line="288" w:lineRule="auto"/>
        <w:jc w:val="both"/>
      </w:pPr>
      <w:r>
        <w:t>Quotas: Units/Equity interests.</w:t>
      </w:r>
    </w:p>
    <w:p w:rsidR="3C1BC069" w:rsidRDefault="00000000" w14:paraId="2265D363" w14:textId="77777777">
      <w:pPr>
        <w:pStyle w:val="ListBullet"/>
        <w:spacing w:after="120" w:line="288" w:lineRule="auto"/>
        <w:jc w:val="both"/>
      </w:pPr>
      <w:r>
        <w:t>Sócio: Quotaholder/Partner.</w:t>
      </w:r>
    </w:p>
    <w:p w:rsidR="3C1BC069" w:rsidRDefault="00000000" w14:paraId="3645ED78" w14:textId="77777777">
      <w:pPr>
        <w:pStyle w:val="ListBullet"/>
        <w:spacing w:after="120" w:line="288" w:lineRule="auto"/>
        <w:jc w:val="both"/>
      </w:pPr>
      <w:r>
        <w:t>Aumento de capital: Capital increase.</w:t>
      </w:r>
    </w:p>
    <w:p w:rsidR="3C1BC069" w:rsidRDefault="00000000" w14:paraId="26BD8A48" w14:textId="77777777">
      <w:pPr>
        <w:pStyle w:val="ListBullet"/>
        <w:spacing w:after="120" w:line="288" w:lineRule="auto"/>
        <w:jc w:val="both"/>
      </w:pPr>
      <w:r>
        <w:t>Direito de preferência: Preemptive right.</w:t>
      </w:r>
    </w:p>
    <w:p w:rsidR="3C1BC069" w:rsidRDefault="00000000" w14:paraId="18295CF6" w14:textId="77777777">
      <w:pPr>
        <w:pStyle w:val="ListBullet"/>
        <w:spacing w:after="120" w:line="288" w:lineRule="auto"/>
        <w:jc w:val="both"/>
      </w:pPr>
      <w:r>
        <w:t>Lock-up: Lock-up.</w:t>
      </w:r>
    </w:p>
    <w:p w:rsidR="3C1BC069" w:rsidRDefault="00000000" w14:paraId="2A6493AA" w14:textId="77777777">
      <w:pPr>
        <w:pStyle w:val="ListBullet"/>
        <w:spacing w:after="120" w:line="288" w:lineRule="auto"/>
        <w:jc w:val="both"/>
      </w:pPr>
      <w:r>
        <w:t>Standstill: Standstill.</w:t>
      </w:r>
    </w:p>
    <w:p w:rsidR="3C1BC069" w:rsidRDefault="00000000" w14:paraId="21FCD034" w14:textId="77777777"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 w:rsidR="3C1BC069" w:rsidRDefault="00000000" w14:paraId="572BAF4B" w14:textId="77777777">
      <w:pPr>
        <w:pStyle w:val="ListBullet"/>
        <w:spacing w:after="120" w:line="288" w:lineRule="auto"/>
        <w:jc w:val="both"/>
      </w:pPr>
      <w:r>
        <w:t>Tag-along/Drag-along: Tag-along/Drag-along.</w:t>
      </w:r>
    </w:p>
    <w:p w:rsidR="3C1BC069" w:rsidRDefault="00000000" w14:paraId="74E4677A" w14:textId="77777777">
      <w:pPr>
        <w:pStyle w:val="ListBullet"/>
        <w:spacing w:after="120" w:line="288" w:lineRule="auto"/>
        <w:jc w:val="both"/>
      </w:pPr>
      <w:r>
        <w:t>Vesting: Vesting.</w:t>
      </w:r>
    </w:p>
    <w:p w:rsidR="3C1BC069" w:rsidRDefault="00000000" w14:paraId="4230FB2E" w14:textId="77777777">
      <w:pPr>
        <w:pStyle w:val="ListBullet"/>
        <w:spacing w:after="120" w:line="288" w:lineRule="auto"/>
        <w:jc w:val="both"/>
      </w:pPr>
      <w:r>
        <w:t>Matérias Reservadas: Reserved matters.</w:t>
      </w:r>
    </w:p>
    <w:p w:rsidR="3C1BC069" w:rsidRDefault="00000000" w14:paraId="17DF5FD4" w14:textId="77777777"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 w:rsidR="3C1BC069" w:rsidRDefault="00000000" w14:paraId="0EFC701B" w14:textId="77777777">
      <w:pPr>
        <w:pStyle w:val="ListBullet"/>
        <w:spacing w:after="120" w:line="288" w:lineRule="auto"/>
        <w:jc w:val="both"/>
      </w:pPr>
      <w:r>
        <w:t>Antidiluição: Anti-dilution.</w:t>
      </w:r>
    </w:p>
    <w:p w:rsidR="3C1BC069" w:rsidRDefault="00000000" w14:paraId="1F89A3C2" w14:textId="77777777">
      <w:pPr>
        <w:pStyle w:val="ListBullet"/>
        <w:spacing w:after="120" w:line="288" w:lineRule="auto"/>
        <w:jc w:val="both"/>
      </w:pPr>
      <w:r>
        <w:t>Due diligence: Due diligence.</w:t>
      </w:r>
    </w:p>
    <w:p w:rsidR="3C1BC069" w:rsidRDefault="00000000" w14:paraId="374A1DCC" w14:textId="77777777">
      <w:pPr>
        <w:pStyle w:val="ListBullet"/>
        <w:spacing w:after="120" w:line="288" w:lineRule="auto"/>
        <w:jc w:val="both"/>
      </w:pPr>
      <w:r>
        <w:t>Arbitragem: Arbitration.</w:t>
      </w:r>
    </w:p>
    <w:p w:rsidR="3C1BC069" w:rsidRDefault="00000000" w14:paraId="5C600EAC" w14:textId="77777777">
      <w:pPr>
        <w:pStyle w:val="ListBullet"/>
        <w:spacing w:after="120" w:line="288" w:lineRule="auto"/>
        <w:jc w:val="both"/>
      </w:pPr>
      <w:r>
        <w:t>Termo de posse: Acceptance/Investiture term.</w:t>
      </w:r>
    </w:p>
    <w:p w:rsidR="3C1BC069" w:rsidRDefault="00000000" w14:paraId="23E1954B" w14:textId="77777777"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 w:rsidR="3C1BC069" w:rsidRDefault="00000000" w14:paraId="31DFAF4C" w14:textId="77777777">
      <w:pPr>
        <w:spacing w:after="120" w:line="288" w:lineRule="auto"/>
        <w:jc w:val="both"/>
      </w:pPr>
      <w:r>
        <w:t>ENTREGÁVEIS E INSTRUÇÕES FINAIS AO CLIENTE (ARTHUR SOUZA RODRIGUES)</w:t>
      </w:r>
    </w:p>
    <w:p w:rsidR="3C1BC069" w:rsidRDefault="00000000" w14:paraId="0E7E65EA" w14:textId="77777777"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 w:rsidR="3C1BC069" w:rsidRDefault="00000000" w14:paraId="2EDDCA4F" w14:textId="77777777"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 w:rsidR="3C1BC069" w:rsidRDefault="00000000" w14:paraId="051C9E02" w14:textId="77777777"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 w:rsidR="3C1BC069" w:rsidRDefault="00000000" w14:paraId="04C75C36" w14:textId="77777777"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 w:rsidR="3C1BC069" w:rsidRDefault="00000000" w14:paraId="45902826" w14:textId="77777777"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 w:rsidR="3C1BC069" w:rsidRDefault="00000000" w14:paraId="1A19A817" w14:textId="77777777">
      <w:pPr>
        <w:spacing w:after="120" w:line="288" w:lineRule="auto"/>
        <w:jc w:val="both"/>
      </w:pPr>
      <w:r>
        <w:t>Sources:</w:t>
      </w:r>
    </w:p>
    <w:p w:rsidR="3C1BC069" w:rsidRDefault="00000000" w14:paraId="3EFF70F6" w14:textId="77777777">
      <w:pPr>
        <w:spacing w:after="120" w:line="288" w:lineRule="auto"/>
        <w:jc w:val="both"/>
      </w:pPr>
      <w:r>
        <w:t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 w:rsidR="3C1BC069" w:rsidRDefault="00000000" w14:paraId="4FC24F16" w14:textId="77777777">
      <w:pPr>
        <w:spacing w:after="120" w:line="288" w:lineRule="auto"/>
        <w:jc w:val="both"/>
      </w:pPr>
      <w:r>
        <w:t>📌 O que muda? Quem for assinar documentos com conta gov.br no sistema da Jucepar precisará ter a verificação em duas etapas ativada.</w:t>
      </w:r>
    </w:p>
    <w:p w:rsidR="3C1BC069" w:rsidRDefault="00000000" w14:paraId="2C11E7ED" w14:textId="77777777">
      <w:pPr>
        <w:spacing w:after="120" w:line="288" w:lineRule="auto"/>
        <w:jc w:val="both"/>
      </w:pPr>
      <w:r>
        <w:t>Sem ela, a assinatura será bloqueada até que o recurso seja ativado no app gov.br.</w:t>
      </w:r>
    </w:p>
    <w:p w:rsidR="3C1BC069" w:rsidRDefault="00000000" w14:paraId="5F9FF8BF" w14:textId="77777777">
      <w:pPr>
        <w:spacing w:after="120" w:line="288" w:lineRule="auto"/>
        <w:jc w:val="both"/>
      </w:pPr>
      <w:r>
        <w:t>Como ativar a verificação em duas etapas?</w:t>
      </w:r>
    </w:p>
    <w:p w:rsidR="3C1BC069" w:rsidRDefault="00000000" w14:paraId="4337724B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Acesse o aplicativo gov.br no celular.</w:t>
      </w:r>
    </w:p>
    <w:p w:rsidR="3C1BC069" w:rsidRDefault="00000000" w14:paraId="18AB6709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 w:rsidR="3C1BC069" w:rsidRDefault="00000000" w14:paraId="3DE44CA5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 w:rsidR="3C1BC069" w:rsidRDefault="00000000" w14:paraId="6D8DC668" w14:textId="77777777"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 w:rsidR="3C1BC069" w:rsidRDefault="00000000" w14:paraId="52DFB70B" w14:textId="77777777"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 w:rsidR="3C1BC069" w:rsidRDefault="00000000" w14:paraId="33A76A99" w14:textId="77777777"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
  <Relationship Type="http://schemas.openxmlformats.org/officeDocument/2006/relationships/styles" Target="styles.xml" Id="rId3" />
  <Relationship Type="http://schemas.openxmlformats.org/officeDocument/2006/relationships/theme" Target="theme/theme1.xml" Id="rId7" />
  <Relationship Type="http://schemas.openxmlformats.org/officeDocument/2006/relationships/numbering" Target="numbering.xml" Id="rId2" />
  <Relationship Type="http://schemas.openxmlformats.org/officeDocument/2006/relationships/customXml" Target="../customXml/item1.xml" Id="rId1" />
  <Relationship Type="http://schemas.openxmlformats.org/officeDocument/2006/relationships/fontTable" Target="fontTable.xml" Id="rId6" />
  <Relationship Type="http://schemas.openxmlformats.org/officeDocument/2006/relationships/webSettings" Target="webSettings.xml" Id="rId5" />
  <Relationship Type="http://schemas.openxmlformats.org/officeDocument/2006/relationships/settings" Target="settings.xml" Id="rId4" 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
  <Relationship Id="rId1" Type="http://schemas.openxmlformats.org/officeDocument/2006/relationships/customXmlProps" Target="itemProps1.xml" />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