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/>
  <Relationship Id="rId2" Type="http://schemas.openxmlformats.org/package/2006/relationships/metadata/core-properties" Target="docProps/core.xml"/>
  <Relationship Id="rId1" Type="http://schemas.openxmlformats.org/officeDocument/2006/relationships/officeDocument" Target="word/document.xml"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E24D" w:rsidRDefault="00000000" w14:paraId="420CA212" w14:textId="77777777">
      <w:pPr>
        <w:spacing w:after="120" w:line="288" w:lineRule="auto"/>
        <w:jc w:val="both"/>
      </w:pPr>
      <w:r>
        <w:t>CONTRATO SOCIAL DE [NOME EMPRESARIAL] LTDA.</w:t>
      </w:r>
    </w:p>
    <w:p w:rsidR="0095E24D" w:rsidRDefault="00000000" w14:paraId="44749C59" w14:textId="77777777"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Redline API" w:date="2026-01-16T23:16:31Z" w:id="0">
        <w:r>
          <w:delText>assinatura/registro (removendo todas as notas/colchetes). Adeque o texto ao caso concreto</w:delText>
        </w:r>
      </w:del>
      <w:ins w:author="Redline API" w:date="2026-01-16T23:16:31Z" w:id="1">
        <w:r>
          <w:t>empresária limitada, que se regerá por este Contrato Social</w:t>
        </w:r>
      </w:ins>
      <w:r>
        <w:t xml:space="preserve"> e</w:t>
      </w:r>
      <w:del w:author="Redline API" w:date="2026-01-16T23:16:31Z" w:id="2">
        <w:r>
          <w:delText xml:space="preserve"> às exigências da Junta Comercial competente (IN DREI 81/2020).]</w:delText>
        </w:r>
      </w:del>
      <w:ins w:author="Redline API" w:date="2026-01-16T23:16:31Z" w:id="3">
        <w:r>
          <w:t>, nos casos omissos, pela legislação aplicável.</w:t>
        </w:r>
      </w:ins>
    </w:p>
    <w:p w:rsidR="0095E24D" w:rsidRDefault="00000000" w14:paraId="70BA5076" w14:textId="77777777">
      <w:pPr>
        <w:spacing w:after="120" w:line="288" w:lineRule="auto"/>
        <w:jc w:val="both"/>
        <w:rPr>
          <w:del w:author="Redline API" w:date="2026-01-16T23:16:31Z" w:id="4"/>
        </w:rPr>
      </w:pPr>
      <w:del w:author="Redline API" w:date="2026-01-16T23:16:31Z" w:id="5">
        <w:r>
          <w:delText>TÍTULO E QUALIFICAÇÃO</w:delText>
        </w:r>
      </w:del>
    </w:p>
    <w:p w:rsidR="0095E24D" w:rsidRDefault="00000000" w14:paraId="1FE4A617" w14:textId="77777777">
      <w:pPr>
        <w:spacing w:after="120" w:line="288" w:lineRule="auto"/>
        <w:jc w:val="both"/>
        <w:rPr>
          <w:del w:author="Redline API" w:date="2026-01-16T23:16:31Z" w:id="6"/>
        </w:rPr>
      </w:pPr>
      <w:del w:author="Redline API" w:date="2026-01-16T23:16:31Z" w:id="7">
        <w:r>
          <w:delText>Pelo presente instrumento particular de Contrato Social, os abaixo qualificados:</w:delText>
        </w:r>
      </w:del>
    </w:p>
    <w:p w:rsidR="0095E24D" w:rsidRDefault="00000000" w14:paraId="128D66EF" w14:textId="77777777">
      <w:pPr>
        <w:pStyle w:val="ListBullet"/>
        <w:spacing w:after="120" w:line="288" w:lineRule="auto"/>
        <w:jc w:val="both"/>
        <w:rPr>
          <w:del w:author="Redline API" w:date="2026-01-16T23:16:31Z" w:id="8"/>
        </w:rPr>
      </w:pPr>
      <w:del w:author="Redline API" w:date="2026-01-16T23:16:31Z" w:id="9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 w:rsidR="0095E24D" w:rsidRDefault="00000000" w14:paraId="4262D203" w14:textId="77777777">
      <w:pPr>
        <w:pStyle w:val="ListBullet"/>
        <w:spacing w:after="120" w:line="288" w:lineRule="auto"/>
        <w:jc w:val="both"/>
        <w:rPr>
          <w:del w:author="Redline API" w:date="2026-01-16T23:16:31Z" w:id="10"/>
        </w:rPr>
      </w:pPr>
      <w:del w:author="Redline API" w:date="2026-01-16T23:16:31Z" w:id="11">
        <w:r>
          <w:delText>[SÓCIO 2] [replicar a qualificação para cada sócio];</w:delText>
        </w:r>
      </w:del>
    </w:p>
    <w:p w:rsidR="0095E24D" w:rsidRDefault="00000000" w14:paraId="37B6C504" w14:textId="77777777">
      <w:pPr>
        <w:spacing w:after="120" w:line="288" w:lineRule="auto"/>
        <w:jc w:val="both"/>
        <w:rPr>
          <w:del w:author="Redline API" w:date="2026-01-16T23:16:31Z" w:id="12"/>
        </w:rPr>
      </w:pPr>
      <w:del w:author="Redline API" w:date="2026-01-16T23:16:31Z" w:id="13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 w:rsidR="0095E24D" w:rsidRDefault="00000000" w14:paraId="21B7906D" w14:textId="77777777">
      <w:pPr>
        <w:spacing w:after="120" w:line="288" w:lineRule="auto"/>
        <w:jc w:val="both"/>
      </w:pPr>
      <w:r>
        <w:t>PREÂMBULO E RECITAIS</w:t>
      </w:r>
    </w:p>
    <w:p w:rsidR="0095E24D" w:rsidRDefault="00000000" w14:paraId="36D6373A" w14:textId="77777777"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 w:rsidR="0095E24D" w:rsidRDefault="00000000" w14:paraId="15DAB7B8" w14:textId="77777777"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 w:rsidR="0095E24D" w:rsidRDefault="00000000" w14:paraId="55F8659A" w14:textId="77777777"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w:rsidR="0095E24D" w:rsidRDefault="00000000" w14:paraId="56C7EF52" w14:textId="77777777">
      <w:pPr>
        <w:spacing w:after="120" w:line="288" w:lineRule="auto"/>
        <w:jc w:val="both"/>
      </w:pPr>
      <w:r>
        <w:t>DEFINIÇÕES</w:t>
      </w:r>
    </w:p>
    <w:p w:rsidR="0095E24D" w:rsidRDefault="00000000" w14:paraId="1561F10C" w14:textId="77777777"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author="Redline API" w:date="2026-01-16T23:16:31Z" w:id="14">
        <w:r>
          <w:delText>significados:</w:delText>
        </w:r>
      </w:del>
      <w:ins w:author="Redline API" w:date="2026-01-16T23:16:31Z" w:id="15">
        <w:r>
          <w:t>significados:</w:t>
        </w:r>
      </w:ins>
      <w:ins w:author="Redline API" w:date="2026-01-16T23:16:31Z" w:id="16">
        <w:r>
          <w:t>blalblablalblalbalblablalbalbla</w:t>
        </w:r>
      </w:ins>
    </w:p>
    <w:p w:rsidR="0095E24D" w:rsidRDefault="00000000" w14:paraId="70288B77" w14:textId="77777777"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 w:rsidR="0095E24D" w:rsidRDefault="00000000" w14:paraId="629FF007" w14:textId="77777777"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 w:rsidR="0095E24D" w:rsidRDefault="00000000" w14:paraId="5C61754C" w14:textId="77777777"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 w:rsidR="0095E24D" w:rsidRDefault="00000000" w14:paraId="47CD6EF4" w14:textId="77777777"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 w:rsidR="0095E24D" w:rsidRDefault="00000000" w14:paraId="7B99101B" w14:textId="77777777"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 w:rsidR="0095E24D" w:rsidRDefault="00000000" w14:paraId="13F379C7" w14:textId="77777777"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 w:rsidR="0095E24D" w:rsidRDefault="00000000" w14:paraId="6E7AFBD7" w14:textId="77777777"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 w:rsidR="0095E24D" w:rsidRDefault="00000000" w14:paraId="573E9361" w14:textId="77777777"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 w:rsidR="0095E24D" w:rsidRDefault="00000000" w14:paraId="6AACC8C3" w14:textId="77777777"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 w:rsidR="0095E24D" w:rsidRDefault="00000000" w14:paraId="1FB0B7C9" w14:textId="77777777"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 w:rsidR="0095E24D" w:rsidRDefault="00000000" w14:paraId="220FD0B2" w14:textId="77777777"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 w:rsidR="0095E24D" w:rsidRDefault="00000000" w14:paraId="5AE29129" w14:textId="77777777"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 w:rsidR="0095E24D" w:rsidRDefault="00000000" w14:paraId="1CBE646A" w14:textId="77777777"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 w:rsidR="0095E24D" w:rsidRDefault="00000000" w14:paraId="6142142F" w14:textId="77777777"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 w:rsidR="0095E24D" w:rsidRDefault="00000000" w14:paraId="1425DEF5" w14:textId="77777777"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 w:rsidR="0095E24D" w:rsidRDefault="00000000" w14:paraId="707412BA" w14:textId="77777777">
      <w:pPr>
        <w:spacing w:after="120" w:line="288" w:lineRule="auto"/>
        <w:jc w:val="both"/>
      </w:pPr>
      <w:r>
        <w:t>OBJETO</w:t>
      </w:r>
    </w:p>
    <w:p w:rsidR="0095E24D" w:rsidRDefault="00000000" w14:paraId="02BB9990" w14:textId="77777777"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w:rsidR="0095E24D" w:rsidRDefault="00000000" w14:paraId="64A710AB" w14:textId="77777777"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w:rsidR="0095E24D" w:rsidRDefault="00000000" w14:paraId="118C350E" w14:textId="77777777">
      <w:pPr>
        <w:spacing w:after="120" w:line="288" w:lineRule="auto"/>
        <w:jc w:val="both"/>
      </w:pPr>
      <w:r>
        <w:t>NOME EMPRESARIAL, SEDE</w:t>
      </w:r>
      <w:moveFromRangeStart w:author="Redline API" w:date="2026-01-16T23:16:31Z" w:name="move1" w:id="52"/>
      <w:moveFrom w:author="Redline API" w:date="2026-01-16T23:16:31Z" w:id="49">
        <w:r>
          <w:delText>, PRAZO E EXERCÍCIO SOCIAL</w:delText>
        </w:r>
      </w:moveFrom>
      <w:moveFromRangeEnd w:id="54"/>
    </w:p>
    <w:p w:rsidR="0095E24D" w:rsidRDefault="00000000" w14:paraId="521954B2" w14:textId="77777777">
      <w:pPr>
        <w:spacing w:after="120" w:line="288" w:lineRule="auto"/>
        <w:jc w:val="both"/>
        <w:rPr>
          <w:del w:author="Redline API" w:date="2026-01-16T23:16:31Z" w:id="17"/>
        </w:rPr>
      </w:pPr>
      <w:moveFromRangeStart w:author="Redline API" w:date="2026-01-16T23:16:31Z" w:name="move2" w:id="53"/>
      <w:moveFrom w:author="Redline API" w:date="2026-01-16T23:16:31Z" w:id="50">
        <w:r>
          <w:delText>5.1 Nome empresarial: [NOME EMPRESARIAL] LTDA. (sempre com o sufixo “Ltda.”).</w:delText>
        </w:r>
      </w:moveFrom>
      <w:moveFromRangeEnd w:id="55"/>
    </w:p>
    <w:p w:rsidR="0095E24D" w:rsidRDefault="00000000" w14:paraId="4D9AFBE1" w14:textId="77777777">
      <w:pPr>
        <w:spacing w:after="120" w:line="288" w:lineRule="auto"/>
        <w:jc w:val="both"/>
        <w:rPr>
          <w:del w:author="Redline API" w:date="2026-01-16T23:16:31Z" w:id="18"/>
        </w:rPr>
      </w:pPr>
    </w:p>
    <w:p w:rsidR="0095E24D" w:rsidRDefault="00000000" w14:paraId="7F46A8F1" w14:textId="77777777">
      <w:pPr>
        <w:spacing w:after="120" w:line="288" w:lineRule="auto"/>
        <w:jc w:val="both"/>
        <w:rPr>
          <w:del w:author="Redline API" w:date="2026-01-16T23:16:31Z" w:id="19"/>
        </w:rPr>
      </w:pPr>
    </w:p>
    <w:p w:rsidR="0095E24D" w:rsidRDefault="00000000" w14:paraId="6A32D97B" w14:textId="77777777">
      <w:pPr>
        <w:spacing w:after="120" w:line="288" w:lineRule="auto"/>
        <w:jc w:val="both"/>
        <w:rPr>
          <w:del w:author="Redline API" w:date="2026-01-16T23:16:31Z" w:id="20"/>
        </w:rPr>
      </w:pPr>
    </w:p>
    <w:p w:rsidR="0095E24D" w:rsidRDefault="00000000" w14:paraId="7CCA215E" w14:textId="77777777">
      <w:pPr>
        <w:spacing w:after="120" w:line="288" w:lineRule="auto"/>
        <w:jc w:val="both"/>
      </w:pPr>
      <w:r>
        <w:t>CAPITAL SOCIAL, QUOTAS, SUBSCRIÇÃO E INTEGRALIZAÇÃO</w:t>
      </w:r>
    </w:p>
    <w:p w:rsidR="0095E24D" w:rsidRDefault="00000000" w14:paraId="51CE1418" w14:textId="77777777"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 w:rsidR="0095E24D" w:rsidRDefault="00000000" w14:paraId="6D7304E5" w14:textId="77777777"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 w:rsidR="0095E24D" w:rsidRDefault="00000000" w14:paraId="0F0A3684" w14:textId="77777777"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 w:rsidR="0095E24D" w:rsidRDefault="00000000" w14:paraId="3C6212CC" w14:textId="77777777">
      <w:pPr>
        <w:spacing w:after="120" w:line="288" w:lineRule="auto"/>
        <w:jc w:val="both"/>
      </w:pPr>
      <w:r>
        <w:t>6.2 Integralização:</w:t>
      </w:r>
    </w:p>
    <w:p w:rsidR="0095E24D" w:rsidRDefault="00000000" w14:paraId="47DDC53B" w14:textId="77777777"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 w:rsidR="0095E24D" w:rsidRDefault="00000000" w14:paraId="69EF7931" w14:textId="77777777"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w:rsidR="0095E24D" w:rsidRDefault="00000000" w14:paraId="294D53FB" w14:textId="77777777"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w:rsidR="0095E24D" w:rsidRDefault="00000000" w14:paraId="601F100A" w14:textId="77777777"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w:rsidR="0095E24D" w:rsidRDefault="00000000" w14:paraId="0F9C839A" w14:textId="77777777"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Redline API" w:date="2026-01-16T23:16:31Z" w:id="21">
        <w:r>
          <w:delText>observando-se contraditório e ampla defesa.</w:delText>
        </w:r>
      </w:del>
      <w:moveToRangeStart w:author="Redline API" w:date="2026-01-16T23:16:31Z" w:name="move1" w:id="56"/>
      <w:moveTo w:author="Redline API" w:date="2026-01-16T23:16:31Z" w:id="51">
        <w:r>
          <w:t>obse, PRAZO E EXERCÍCIO SOCIAL</w:t>
        </w:r>
      </w:moveTo>
      <w:moveToRangeEnd w:id="57"/>
    </w:p>
    <w:p w:rsidR="0095E24D" w:rsidRDefault="00000000" w14:paraId="3FDEB874" w14:textId="77777777">
      <w:pPr>
        <w:spacing w:after="120" w:line="288" w:lineRule="auto"/>
        <w:jc w:val="both"/>
        <w:rPr>
          <w:ins w:author="Redline API" w:date="2026-01-16T23:16:31Z" w:id="22"/>
        </w:rPr>
      </w:pPr>
      <w:ins w:author="Redline API" w:date="2026-01-16T23:16:31Z" w:id="23">
        <w:r>
          <w:t>5.1 Nome empresarial: [NOME EMPRESARIAL] LTDA. (sempre com o sufixo “Ltda.”).</w:t>
        </w:r>
      </w:ins>
    </w:p>
    <w:p w:rsidR="0095E24D" w:rsidRDefault="00000000" w14:paraId="490360AE" w14:textId="77777777">
      <w:pPr>
        <w:spacing w:after="120" w:line="288" w:lineRule="auto"/>
        <w:jc w:val="both"/>
        <w:rPr>
          <w:ins w:author="Redline API" w:date="2026-01-16T23:16:31Z" w:id="24"/>
        </w:rPr>
      </w:pPr>
      <w:ins w:author="Redline API" w:date="2026-01-16T23:16:31Z" w:id="25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:rsidR="0095E24D" w:rsidRDefault="00000000" w14:paraId="4897C1DE" w14:textId="77777777">
      <w:pPr>
        <w:spacing w:after="120" w:line="288" w:lineRule="auto"/>
        <w:jc w:val="both"/>
        <w:rPr>
          <w:ins w:author="Redline API" w:date="2026-01-16T23:16:31Z" w:id="26"/>
        </w:rPr>
      </w:pPr>
      <w:ins w:author="Redline API" w:date="2026-01-16T23:16:31Z" w:id="27">
        <w:r>
          <w:t>5.3 Prazo de duração: por prazo [determinado: até [DATA]; ou indeterminado].</w:t>
        </w:r>
      </w:ins>
    </w:p>
    <w:p w:rsidR="0095E24D" w:rsidRDefault="00000000" w14:paraId="09B64B0F" w14:textId="77777777">
      <w:pPr>
        <w:spacing w:after="120" w:line="288" w:lineRule="auto"/>
        <w:jc w:val="both"/>
        <w:rPr>
          <w:ins w:author="Redline API" w:date="2026-01-16T23:16:31Z" w:id="28"/>
        </w:rPr>
      </w:pPr>
      <w:ins w:author="Redline API" w:date="2026-01-16T23:16:31Z" w:id="29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:rsidR="0095E24D" w:rsidRDefault="00000000" w14:paraId="67E57082" w14:textId="77777777">
      <w:pPr>
        <w:spacing w:after="120" w:line="288" w:lineRule="auto"/>
        <w:jc w:val="both"/>
        <w:rPr>
          <w:ins w:author="Redline API" w:date="2026-01-16T23:16:31Z" w:id="30"/>
        </w:rPr>
      </w:pPr>
      <w:ins w:author="Redline API" w:date="2026-01-16T23:16:31Z" w:id="31">
        <w:r>
          <w:t>rvando-se contraditório e ampla defesa.</w:t>
        </w:r>
      </w:ins>
    </w:p>
    <w:p w:rsidR="0095E24D" w:rsidRDefault="00000000" w14:paraId="51816565" w14:textId="77777777"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 w:rsidR="0095E24D" w:rsidRDefault="00000000" w14:paraId="6F671B44" w14:textId="77777777">
      <w:pPr>
        <w:spacing w:after="120" w:line="288" w:lineRule="auto"/>
        <w:jc w:val="both"/>
      </w:pPr>
      <w:r>
        <w:t>ESTABILIDADE SOCIETÁRIA: LOCK-UP, STANDSTILL, VESTING</w:t>
      </w:r>
    </w:p>
    <w:p w:rsidR="0095E24D" w:rsidRDefault="00000000" w14:paraId="735310BC" w14:textId="77777777"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w:rsidR="0095E24D" w:rsidRDefault="00000000" w14:paraId="49CED19E" w14:textId="77777777"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w:rsidR="0095E24D" w:rsidRDefault="00000000" w14:paraId="7CBD2BC8" w14:textId="77777777"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 w:rsidR="0095E24D" w:rsidRDefault="00000000" w14:paraId="186D751C" w14:textId="77777777"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 w:rsidR="0095E24D" w:rsidRDefault="00000000" w14:paraId="5F3BE61C" w14:textId="77777777"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w:rsidR="0095E24D" w:rsidRDefault="00000000" w14:paraId="24219D05" w14:textId="77777777"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 w:rsidR="0095E24D" w:rsidRDefault="00000000" w14:paraId="0842A3F9" w14:textId="77777777">
      <w:pPr>
        <w:spacing w:after="120" w:line="288" w:lineRule="auto"/>
        <w:jc w:val="both"/>
      </w:pPr>
      <w:r>
        <w:t>CESSÃO, ÔNUS E DIREITO DE PREFERÊNCIA SOBRE QUOTAS</w:t>
      </w:r>
    </w:p>
    <w:p w:rsidR="0095E24D" w:rsidRDefault="00000000" w14:paraId="475F7A8E" w14:textId="77777777"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 w:rsidR="0095E24D" w:rsidRDefault="00000000" w14:paraId="4834176D" w14:textId="77777777">
      <w:pPr>
        <w:spacing w:after="120" w:line="288" w:lineRule="auto"/>
        <w:jc w:val="both"/>
      </w:pPr>
      <w:r>
        <w:t>8.2 Cessão a terceiros: Sujeita-se ao art. 1.057 do CC e às regras abaixo:</w:t>
      </w:r>
    </w:p>
    <w:p w:rsidR="0095E24D" w:rsidRDefault="00000000" w14:paraId="08F5F6C9" w14:textId="77777777"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author="Redline API" w:date="2026-01-16T23:16:31Z" w:id="32">
        <w:r>
          <w:delText>diversa mais rigorosa.</w:delText>
        </w:r>
      </w:del>
      <w:ins w:author="Redline API" w:date="2026-01-16T23:16:31Z" w:id="33">
        <w:r>
          <w:t>dive, PRAZO E EXERCÍCIO SOCIAL</w:t>
        </w:r>
      </w:ins>
    </w:p>
    <w:p w:rsidR="0095E24D" w:rsidRDefault="00000000" w14:paraId="245194F8" w14:textId="77777777">
      <w:pPr>
        <w:spacing w:after="120" w:line="288" w:lineRule="auto"/>
        <w:jc w:val="both"/>
        <w:rPr>
          <w:ins w:author="Redline API" w:date="2026-01-16T23:16:31Z" w:id="34"/>
        </w:rPr>
      </w:pPr>
      <w:moveToRangeStart w:author="Redline API" w:date="2026-01-16T23:16:31Z" w:name="move2" w:id="47"/>
      <w:moveTo w:author="Redline API" w:date="2026-01-16T23:16:31Z" w:id="48">
        <w:r>
          <w:t>5.1 Nome empresarial: [NOME EMPRESARIAL] LTDA. (sempre com o sufixo “Ltda.”).</w:t>
        </w:r>
      </w:moveTo>
      <w:moveToRangeEnd w:id="58"/>
    </w:p>
    <w:p w:rsidR="0095E24D" w:rsidRDefault="00000000" w14:paraId="3803C700" w14:textId="77777777">
      <w:pPr>
        <w:spacing w:after="120" w:line="288" w:lineRule="auto"/>
        <w:jc w:val="both"/>
        <w:rPr>
          <w:ins w:author="Redline API" w:date="2026-01-16T23:16:31Z" w:id="35"/>
        </w:rPr>
      </w:pPr>
    </w:p>
    <w:p w:rsidR="0095E24D" w:rsidRDefault="00000000" w14:paraId="77DBE6D4" w14:textId="77777777">
      <w:pPr>
        <w:spacing w:after="120" w:line="288" w:lineRule="auto"/>
        <w:jc w:val="both"/>
        <w:rPr>
          <w:ins w:author="Redline API" w:date="2026-01-16T23:16:31Z" w:id="36"/>
        </w:rPr>
      </w:pPr>
    </w:p>
    <w:p w:rsidR="0095E24D" w:rsidRDefault="00000000" w14:paraId="48A1CE8C" w14:textId="77777777">
      <w:pPr>
        <w:spacing w:after="120" w:line="288" w:lineRule="auto"/>
        <w:jc w:val="both"/>
        <w:rPr>
          <w:ins w:author="Redline API" w:date="2026-01-16T23:16:31Z" w:id="37"/>
        </w:rPr>
      </w:pPr>
    </w:p>
    <w:p w:rsidR="0095E24D" w:rsidRDefault="00000000" w14:paraId="77916458" w14:textId="77777777">
      <w:pPr>
        <w:pStyle w:val="ListBullet"/>
        <w:spacing w:after="120" w:line="288" w:lineRule="auto"/>
        <w:jc w:val="both"/>
        <w:rPr>
          <w:ins w:author="Redline API" w:date="2026-01-16T23:16:31Z" w:id="38"/>
        </w:rPr>
      </w:pPr>
    </w:p>
    <w:p w:rsidR="0095E24D" w:rsidRDefault="00000000" w14:paraId="01C7C91F" w14:textId="77777777"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w:rsidR="0095E24D" w:rsidRDefault="00000000" w14:paraId="56B110AA" w14:textId="77777777"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 w:rsidR="0095E24D" w:rsidRDefault="00000000" w14:paraId="16BCA98E" w14:textId="77777777"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 w:rsidR="0095E24D" w:rsidRDefault="00000000" w14:paraId="05B06DBB" w14:textId="77777777"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 w:rsidR="0095E24D" w:rsidRDefault="00000000" w14:paraId="2EF5F5A9" w14:textId="77777777">
      <w:pPr>
        <w:spacing w:after="120" w:line="288" w:lineRule="auto"/>
        <w:jc w:val="both"/>
      </w:pPr>
      <w:r>
        <w:t>MECANISMOS DE LIQUIDEZ: ROFO/ROFR, TAG-ALONG, DRAG-ALONG</w:t>
      </w:r>
    </w:p>
    <w:p w:rsidR="0095E24D" w:rsidRDefault="00000000" w14:paraId="77E63BD8" w14:textId="77777777"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 w:rsidR="0095E24D" w:rsidRDefault="00000000" w14:paraId="2C0F81BF" w14:textId="77777777"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w:rsidR="0095E24D" w:rsidRDefault="00000000" w14:paraId="19E02790" w14:textId="77777777"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w:rsidR="0095E24D" w:rsidRDefault="00000000" w14:paraId="0FD6D1E7" w14:textId="77777777"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w:rsidR="0095E24D" w:rsidRDefault="00000000" w14:paraId="545105DA" w14:textId="77777777"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w:rsidR="0095E24D" w:rsidRDefault="00000000" w14:paraId="10D4E83F" w14:textId="77777777">
      <w:pPr>
        <w:spacing w:after="120" w:line="288" w:lineRule="auto"/>
        <w:jc w:val="both"/>
      </w:pPr>
      <w:r>
        <w:t>GOVERNANÇA, ADMINISTRAÇÃO E REGÊNCIA SUPLETIVA</w:t>
      </w:r>
    </w:p>
    <w:p w:rsidR="0095E24D" w:rsidRDefault="00000000" w14:paraId="1A0B1032" w14:textId="77777777"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w:rsidR="0095E24D" w:rsidRDefault="00000000" w14:paraId="699BA96D" w14:textId="77777777"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 w:rsidR="0095E24D" w:rsidRDefault="00000000" w14:paraId="5E2627BD" w14:textId="77777777"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 w:rsidR="0095E24D" w:rsidRDefault="00000000" w14:paraId="73EDB405" w14:textId="77777777"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 w:rsidR="0095E24D" w:rsidRDefault="00000000" w14:paraId="28EFA02A" w14:textId="77777777"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 w:rsidR="0095E24D" w:rsidRDefault="00000000" w14:paraId="32A0EBCB" w14:textId="77777777"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 w:rsidR="0095E24D" w:rsidRDefault="00000000" w14:paraId="5B33D18D" w14:textId="77777777"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w:rsidR="0095E24D" w:rsidRDefault="00000000" w14:paraId="2AD25CD9" w14:textId="77777777"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 w:rsidR="0095E24D" w:rsidRDefault="00000000" w14:paraId="31520D5C" w14:textId="77777777"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w:rsidR="0095E24D" w:rsidRDefault="00000000" w14:paraId="1832B36E" w14:textId="77777777">
      <w:pPr>
        <w:spacing w:after="120" w:line="288" w:lineRule="auto"/>
        <w:jc w:val="both"/>
      </w:pPr>
      <w:r>
        <w:t>QUÓRUNS E MATÉRIAS RESERVADAS (ATUALIZAÇÃO PELA LEI 14.451/2022)</w:t>
      </w:r>
    </w:p>
    <w:p w:rsidR="0095E24D" w:rsidRDefault="00000000" w14:paraId="239DFB7F" w14:textId="77777777"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 w:rsidR="0095E24D" w:rsidRDefault="00000000" w14:paraId="0B75905E" w14:textId="77777777">
      <w:pPr>
        <w:spacing w:after="120" w:line="288" w:lineRule="auto"/>
        <w:jc w:val="both"/>
      </w:pPr>
      <w:r>
        <w:t>11.2 Quóruns especiais:</w:t>
      </w:r>
    </w:p>
    <w:p w:rsidR="0095E24D" w:rsidRDefault="00000000" w14:paraId="435535EF" w14:textId="77777777"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 w:rsidR="0095E24D" w:rsidRDefault="00000000" w14:paraId="34B38CC3" w14:textId="77777777"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 w:rsidR="0095E24D" w:rsidRDefault="00000000" w14:paraId="2FF03A17" w14:textId="77777777"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w:rsidR="0095E24D" w:rsidRDefault="00000000" w14:paraId="257CA41F" w14:textId="77777777"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 w:rsidR="0095E24D" w:rsidRDefault="00000000" w14:paraId="5A369BB6" w14:textId="77777777"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 w:rsidR="0095E24D" w:rsidRDefault="00000000" w14:paraId="06D0E3F9" w14:textId="77777777"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 w:rsidR="0095E24D" w:rsidRDefault="00000000" w14:paraId="4D3D9B9F" w14:textId="77777777"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 w:rsidR="0095E24D" w:rsidRDefault="00000000" w14:paraId="6A374145" w14:textId="77777777"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 w:rsidR="0095E24D" w:rsidRDefault="00000000" w14:paraId="6652733A" w14:textId="77777777"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 w:rsidR="0095E24D" w:rsidRDefault="00000000" w14:paraId="10FFA0C9" w14:textId="77777777"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 w:rsidR="0095E24D" w:rsidRDefault="00000000" w14:paraId="0FAD0818" w14:textId="77777777"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 w:rsidR="0095E24D" w:rsidRDefault="00000000" w14:paraId="479D4432" w14:textId="77777777">
      <w:pPr>
        <w:spacing w:after="120" w:line="288" w:lineRule="auto"/>
        <w:jc w:val="both"/>
      </w:pPr>
      <w:r>
        <w:t>DIREITOS ECONÔMICOS E POLÍTICA DE RESULTADOS</w:t>
      </w:r>
    </w:p>
    <w:p w:rsidR="0095E24D" w:rsidRDefault="00000000" w14:paraId="55B7DF94" w14:textId="77777777"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 w:rsidR="0095E24D" w:rsidRDefault="00000000" w14:paraId="31A92E5E" w14:textId="77777777"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 w:rsidR="0095E24D" w:rsidRDefault="00000000" w14:paraId="66D7A4CA" w14:textId="77777777"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 w:rsidR="0095E24D" w:rsidRDefault="00000000" w14:paraId="38690FA5" w14:textId="77777777">
      <w:pPr>
        <w:spacing w:after="120" w:line="288" w:lineRule="auto"/>
        <w:jc w:val="both"/>
      </w:pPr>
      <w:r>
        <w:t>12.4 Antidiluição [OPÇÃO – ON]:</w:t>
      </w:r>
    </w:p>
    <w:p w:rsidR="0095E24D" w:rsidRDefault="00000000" w14:paraId="0F8A4C93" w14:textId="77777777"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 w:rsidR="0095E24D" w:rsidRDefault="00000000" w14:paraId="2D1453B8" w14:textId="77777777"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 w:rsidR="0095E24D" w:rsidRDefault="00000000" w14:paraId="4B3D4F18" w14:textId="77777777">
      <w:pPr>
        <w:spacing w:after="120" w:line="288" w:lineRule="auto"/>
        <w:jc w:val="both"/>
      </w:pPr>
      <w:r>
        <w:t>PROTEÇÕES A INVESTIDORES E MINORITÁRIOS</w:t>
      </w:r>
    </w:p>
    <w:p w:rsidR="0095E24D" w:rsidRDefault="00000000" w14:paraId="68BF064A" w14:textId="77777777"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 w:rsidR="0095E24D" w:rsidRDefault="00000000" w14:paraId="2EDB54E1" w14:textId="77777777"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 w:rsidR="0095E24D" w:rsidRDefault="00000000" w14:paraId="126762B5" w14:textId="77777777"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 w:rsidR="0095E24D" w:rsidRDefault="00000000" w14:paraId="7944363B" w14:textId="77777777">
      <w:pPr>
        <w:spacing w:after="120" w:line="288" w:lineRule="auto"/>
        <w:jc w:val="both"/>
      </w:pPr>
      <w:r>
        <w:t>CONFLITOS DE INTERESSE E DEVERES FIDUCIÁRIOS</w:t>
      </w:r>
    </w:p>
    <w:p w:rsidR="0095E24D" w:rsidRDefault="00000000" w14:paraId="2C72E151" w14:textId="77777777"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 w:rsidR="0095E24D" w:rsidRDefault="00000000" w14:paraId="493C3053" w14:textId="77777777"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 w:rsidR="0095E24D" w:rsidRDefault="00000000" w14:paraId="49E486B9" w14:textId="77777777">
      <w:pPr>
        <w:spacing w:after="120" w:line="288" w:lineRule="auto"/>
        <w:jc w:val="both"/>
      </w:pPr>
      <w:r>
        <w:t>ADMISSÃO, RETIRADA E EXCLUSÃO DE SÓCIOS; HAVERES</w:t>
      </w:r>
    </w:p>
    <w:p w:rsidR="0095E24D" w:rsidRDefault="00000000" w14:paraId="17B78761" w14:textId="77777777"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 w:rsidR="0095E24D" w:rsidRDefault="00000000" w14:paraId="7A858E4E" w14:textId="77777777"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 w:rsidR="0095E24D" w:rsidRDefault="00000000" w14:paraId="56E8AA49" w14:textId="77777777"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 w:rsidR="0095E24D" w:rsidRDefault="00000000" w14:paraId="57BA19D9" w14:textId="77777777"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 w:rsidR="0095E24D" w:rsidRDefault="00000000" w14:paraId="40AF3A81" w14:textId="77777777">
      <w:pPr>
        <w:spacing w:after="120" w:line="288" w:lineRule="auto"/>
        <w:jc w:val="both"/>
      </w:pPr>
      <w:r>
        <w:t>COMPLIANCE, CONFIDENCIALIDADE, PROTEÇÃO DE DADOS E PROPRIEDADE INTELECTUAL</w:t>
      </w:r>
    </w:p>
    <w:p w:rsidR="0095E24D" w:rsidRDefault="00000000" w14:paraId="48C5D429" w14:textId="77777777"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 w:rsidR="0095E24D" w:rsidRDefault="00000000" w14:paraId="3B504775" w14:textId="77777777"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 w:rsidR="0095E24D" w:rsidRDefault="00000000" w14:paraId="3EC6C626" w14:textId="77777777">
      <w:pPr>
        <w:spacing w:after="120" w:line="288" w:lineRule="auto"/>
        <w:jc w:val="both"/>
      </w:pPr>
      <w:r>
        <w:t>16.3 LGPD (Lei nº 13.709/2018):</w:t>
      </w:r>
    </w:p>
    <w:p w:rsidR="0095E24D" w:rsidRDefault="00000000" w14:paraId="15211772" w14:textId="77777777"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 w:rsidR="0095E24D" w:rsidRDefault="00000000" w14:paraId="7A2CE5E7" w14:textId="77777777"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 w:rsidR="0095E24D" w:rsidRDefault="00000000" w14:paraId="0DD388F2" w14:textId="77777777"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 w:rsidR="0095E24D" w:rsidRDefault="00000000" w14:paraId="441241BB" w14:textId="77777777"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 w:rsidR="0095E24D" w:rsidRDefault="00000000" w14:paraId="379633FC" w14:textId="77777777"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 w:rsidR="0095E24D" w:rsidRDefault="00000000" w14:paraId="725F7AD2" w14:textId="77777777"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 w:rsidR="0095E24D" w:rsidRDefault="00000000" w14:paraId="2B3215DF" w14:textId="77777777">
      <w:pPr>
        <w:spacing w:after="120" w:line="288" w:lineRule="auto"/>
        <w:jc w:val="both"/>
      </w:pPr>
      <w:r>
        <w:t>16.4 Propriedade Intelectual:</w:t>
      </w:r>
    </w:p>
    <w:p w:rsidR="0095E24D" w:rsidRDefault="00000000" w14:paraId="429EF856" w14:textId="77777777"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 w:rsidR="0095E24D" w:rsidRDefault="00000000" w14:paraId="4DD6A6B3" w14:textId="77777777"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 w:rsidR="0095E24D" w:rsidRDefault="00000000" w14:paraId="7BBF4551" w14:textId="77777777"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 w:rsidR="0095E24D" w:rsidRDefault="00000000" w14:paraId="642486A2" w14:textId="77777777">
      <w:pPr>
        <w:spacing w:after="120" w:line="288" w:lineRule="auto"/>
        <w:jc w:val="both"/>
      </w:pPr>
      <w:r>
        <w:t>NÃO CONCORRÊNCIA E NÃO ALICIAMENTO</w:t>
      </w:r>
    </w:p>
    <w:p w:rsidR="0095E24D" w:rsidRDefault="00000000" w14:paraId="28AB7337" w14:textId="77777777"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 w:rsidR="0095E24D" w:rsidRDefault="00000000" w14:paraId="654EEACB" w14:textId="77777777"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 w:rsidR="0095E24D" w:rsidRDefault="00000000" w14:paraId="6970A589" w14:textId="77777777">
      <w:pPr>
        <w:spacing w:after="120" w:line="288" w:lineRule="auto"/>
        <w:jc w:val="both"/>
      </w:pPr>
      <w:r>
        <w:t>OPÇÕES DE COMPRA/VENDA; EVENTOS-GATILHO</w:t>
      </w:r>
    </w:p>
    <w:p w:rsidR="0095E24D" w:rsidRDefault="00000000" w14:paraId="479760B6" w14:textId="77777777"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 w:rsidR="0095E24D" w:rsidRDefault="00000000" w14:paraId="040A0C8A" w14:textId="77777777"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 w:rsidR="0095E24D" w:rsidRDefault="00000000" w14:paraId="43F1C04A" w14:textId="77777777"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 w:rsidR="0095E24D" w:rsidRDefault="00000000" w14:paraId="5FFF1D8D" w14:textId="77777777"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 w:rsidR="0095E24D" w:rsidRDefault="00000000" w14:paraId="16655992" w14:textId="77777777">
      <w:pPr>
        <w:spacing w:after="120" w:line="288" w:lineRule="auto"/>
        <w:jc w:val="both"/>
      </w:pPr>
      <w:r>
        <w:t>DEADLOCK E RESOLUÇÃO DE DISPUTAS ENTRE SÓCIOS</w:t>
      </w:r>
    </w:p>
    <w:p w:rsidR="0095E24D" w:rsidRDefault="00000000" w14:paraId="15137F54" w14:textId="77777777"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 w:rsidR="0095E24D" w:rsidRDefault="00000000" w14:paraId="077AAB86" w14:textId="77777777"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 w:rsidR="0095E24D" w:rsidRDefault="00000000" w14:paraId="420D269A" w14:textId="77777777"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 w:rsidR="0095E24D" w:rsidRDefault="00000000" w14:paraId="1EC78285" w14:textId="77777777"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 w:rsidR="0095E24D" w:rsidRDefault="00000000" w14:paraId="4A64AEC6" w14:textId="77777777">
      <w:pPr>
        <w:spacing w:after="120" w:line="288" w:lineRule="auto"/>
        <w:jc w:val="both"/>
      </w:pPr>
      <w:r>
        <w:t>ARBITRAGEM, LEI APLICÁVEL E FORO</w:t>
      </w:r>
    </w:p>
    <w:p w:rsidR="0095E24D" w:rsidRDefault="00000000" w14:paraId="128DAD03" w14:textId="77777777">
      <w:pPr>
        <w:spacing w:after="120" w:line="288" w:lineRule="auto"/>
        <w:jc w:val="both"/>
      </w:pPr>
      <w:r>
        <w:t>20.1 Lei aplicável: Lei brasileira.</w:t>
      </w:r>
    </w:p>
    <w:p w:rsidR="0095E24D" w:rsidRDefault="00000000" w14:paraId="67467E78" w14:textId="77777777"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 w:rsidR="0095E24D" w:rsidRDefault="00000000" w14:paraId="760E8CD3" w14:textId="77777777">
      <w:pPr>
        <w:spacing w:after="120" w:line="288" w:lineRule="auto"/>
        <w:jc w:val="both"/>
      </w:pPr>
      <w:r>
        <w:t>RESPONSABILIDADES, GARANTIAS, LIMITAÇÕES E INDENIZAÇÃO</w:t>
      </w:r>
    </w:p>
    <w:p w:rsidR="0095E24D" w:rsidRDefault="00000000" w14:paraId="2B9CBB5D" w14:textId="77777777"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 w:rsidR="0095E24D" w:rsidRDefault="00000000" w14:paraId="611CE68B" w14:textId="77777777"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 w:rsidR="0095E24D" w:rsidRDefault="00000000" w14:paraId="1FB88FF9" w14:textId="77777777"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 w:rsidR="0095E24D" w:rsidRDefault="00000000" w14:paraId="1FEB0002" w14:textId="77777777"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 w:rsidR="0095E24D" w:rsidRDefault="00000000" w14:paraId="6637B520" w14:textId="77777777">
      <w:pPr>
        <w:spacing w:after="120" w:line="288" w:lineRule="auto"/>
        <w:jc w:val="both"/>
      </w:pPr>
      <w:r>
        <w:t>DURAÇÃO, EFEITOS E ENCERRAMENTO</w:t>
      </w:r>
    </w:p>
    <w:p w:rsidR="0095E24D" w:rsidRDefault="00000000" w14:paraId="6249B583" w14:textId="77777777"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 w:rsidR="0095E24D" w:rsidRDefault="00000000" w14:paraId="45BA1849" w14:textId="77777777"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 w:rsidR="0095E24D" w:rsidRDefault="00000000" w14:paraId="315E2986" w14:textId="77777777">
      <w:pPr>
        <w:spacing w:after="120" w:line="288" w:lineRule="auto"/>
        <w:jc w:val="both"/>
      </w:pPr>
      <w:r>
        <w:t>COMUNICAÇÕES, ALTERAÇÕES E DISPOSIÇÕES GERAIS</w:t>
      </w:r>
    </w:p>
    <w:p w:rsidR="0095E24D" w:rsidRDefault="00000000" w14:paraId="59E2A108" w14:textId="77777777"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 w:rsidR="0095E24D" w:rsidRDefault="00000000" w14:paraId="55958E10" w14:textId="77777777"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 w:rsidR="0095E24D" w:rsidRDefault="00000000" w14:paraId="1630EB7B" w14:textId="77777777"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 w:rsidR="0095E24D" w:rsidRDefault="00000000" w14:paraId="64D62305" w14:textId="77777777"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 w:rsidR="0095E24D" w:rsidRDefault="00000000" w14:paraId="4D8C2895" w14:textId="77777777"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 w:rsidR="0095E24D" w:rsidRDefault="00000000" w14:paraId="12988AF5" w14:textId="77777777">
      <w:pPr>
        <w:spacing w:after="120" w:line="288" w:lineRule="auto"/>
        <w:jc w:val="both"/>
      </w:pPr>
      <w:r>
        <w:t>ASSINATURAS, LOCAL E DATA; ASSINATURA ELETRÔNICA</w:t>
      </w:r>
    </w:p>
    <w:p w:rsidR="0095E24D" w:rsidRDefault="00000000" w14:paraId="09EBD8E5" w14:textId="77777777">
      <w:pPr>
        <w:spacing w:after="120" w:line="288" w:lineRule="auto"/>
        <w:jc w:val="both"/>
      </w:pPr>
      <w:r>
        <w:t>24.1 Firmado em [Cidade/UF], na data de [DATA].</w:t>
      </w:r>
    </w:p>
    <w:p w:rsidR="0095E24D" w:rsidRDefault="00000000" w14:paraId="79796E3A" w14:textId="77777777"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 w:rsidR="0095E24D" w:rsidRDefault="00000000" w14:paraId="37F06294" w14:textId="77777777">
      <w:pPr>
        <w:spacing w:after="120" w:line="288" w:lineRule="auto"/>
        <w:jc w:val="both"/>
      </w:pPr>
      <w:r>
        <w:t>Sócios:</w:t>
      </w:r>
    </w:p>
    <w:p w:rsidR="0095E24D" w:rsidRDefault="00000000" w14:paraId="0995F1A9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0095E24D" w:rsidRDefault="00000000" w14:paraId="52517418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0095E24D" w:rsidRDefault="00000000" w14:paraId="2DEFF9AA" w14:textId="77777777">
      <w:pPr>
        <w:spacing w:after="120" w:line="288" w:lineRule="auto"/>
        <w:jc w:val="both"/>
      </w:pPr>
      <w:r>
        <w:t>Administradores (termo de posse, se aplicável):</w:t>
      </w:r>
    </w:p>
    <w:p w:rsidR="0095E24D" w:rsidRDefault="00000000" w14:paraId="31C24450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0095E24D" w:rsidRDefault="00000000" w14:paraId="2B04565B" w14:textId="77777777">
      <w:pPr>
        <w:spacing w:after="120" w:line="288" w:lineRule="auto"/>
        <w:jc w:val="both"/>
      </w:pPr>
      <w:r>
        <w:t>[Espaço para certificação digital, QR Code, ou hash do documento]</w:t>
      </w:r>
    </w:p>
    <w:p w:rsidR="0095E24D" w:rsidRDefault="00000000" w14:paraId="4A91CAEC" w14:textId="77777777">
      <w:pPr>
        <w:spacing w:after="120" w:line="288" w:lineRule="auto"/>
        <w:jc w:val="both"/>
      </w:pPr>
      <w:r>
        <w:t>— FIM DO CONTRATO SOCIAL (VERSÃO LTDA) —</w:t>
      </w:r>
    </w:p>
    <w:p w:rsidR="0095E24D" w:rsidRDefault="00000000" w14:paraId="6D300D0A" w14:textId="77777777">
      <w:pPr>
        <w:spacing w:after="120" w:line="288" w:lineRule="auto"/>
        <w:jc w:val="both"/>
      </w:pPr>
      <w:r>
        <w:t>VARIANTE: CONTRATO SOCIAL DE SOCIEDADE LIMITADA UNIPESSOAL (SLU)</w:t>
      </w:r>
    </w:p>
    <w:p w:rsidR="0095E24D" w:rsidRDefault="00000000" w14:paraId="7253F3A5" w14:textId="77777777"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 w:rsidR="0095E24D" w:rsidRDefault="00000000" w14:paraId="108B442C" w14:textId="77777777"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 w:rsidR="0095E24D" w:rsidRDefault="00000000" w14:paraId="77E16F3B" w14:textId="77777777"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 w:rsidR="0095E24D" w:rsidRDefault="00000000" w14:paraId="54BE667D" w14:textId="77777777"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 w:rsidR="0095E24D" w:rsidRDefault="00000000" w14:paraId="2FA9924E" w14:textId="77777777"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 w:rsidR="0095E24D" w:rsidRDefault="00000000" w14:paraId="0B17179E" w14:textId="77777777"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 w:rsidR="0095E24D" w:rsidRDefault="00000000" w14:paraId="60DD7EAD" w14:textId="77777777"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 w:rsidR="0095E24D" w:rsidRDefault="00000000" w14:paraId="15D2815C" w14:textId="77777777"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 w:rsidR="0095E24D" w:rsidRDefault="00000000" w14:paraId="3880426D" w14:textId="77777777">
      <w:pPr>
        <w:spacing w:after="120" w:line="288" w:lineRule="auto"/>
        <w:jc w:val="both"/>
      </w:pPr>
      <w:r>
        <w:t>— FIM DA VARIANTE SLU —</w:t>
      </w:r>
    </w:p>
    <w:p w:rsidR="0095E24D" w:rsidRDefault="00000000" w14:paraId="24B30BAA" w14:textId="77777777">
      <w:pPr>
        <w:spacing w:after="120" w:line="288" w:lineRule="auto"/>
        <w:jc w:val="both"/>
      </w:pPr>
      <w:r>
        <w:t>ANEXO A — TERM SHEET (CAPTURA DE VARIÁVEIS)</w:t>
      </w:r>
    </w:p>
    <w:p w:rsidR="0095E24D" w:rsidRDefault="00000000" w14:paraId="165496C1" w14:textId="77777777">
      <w:pPr>
        <w:spacing w:after="120" w:line="288" w:lineRule="auto"/>
        <w:jc w:val="both"/>
      </w:pPr>
      <w:r>
        <w:t>Preencha para geração da versão “clean”:</w:t>
      </w:r>
    </w:p>
    <w:p w:rsidR="0095E24D" w:rsidRDefault="00000000" w14:paraId="2AAA938A" w14:textId="77777777">
      <w:pPr>
        <w:pStyle w:val="ListBullet"/>
        <w:spacing w:after="120" w:line="288" w:lineRule="auto"/>
        <w:jc w:val="both"/>
      </w:pPr>
      <w:r>
        <w:t>Denominação/Nome empresarial: [ ]</w:t>
      </w:r>
    </w:p>
    <w:p w:rsidR="0095E24D" w:rsidRDefault="00000000" w14:paraId="5259CF39" w14:textId="77777777">
      <w:pPr>
        <w:pStyle w:val="ListBullet"/>
        <w:spacing w:after="120" w:line="288" w:lineRule="auto"/>
        <w:jc w:val="both"/>
      </w:pPr>
      <w:r>
        <w:t>Sede (endereço completo): [ ]</w:t>
      </w:r>
    </w:p>
    <w:p w:rsidR="0095E24D" w:rsidRDefault="00000000" w14:paraId="53289F3D" w14:textId="77777777">
      <w:pPr>
        <w:pStyle w:val="ListBullet"/>
        <w:spacing w:after="120" w:line="288" w:lineRule="auto"/>
        <w:jc w:val="both"/>
      </w:pPr>
      <w:r>
        <w:t>Objeto social (CNAE principal e secundários): [ ]</w:t>
      </w:r>
    </w:p>
    <w:p w:rsidR="0095E24D" w:rsidRDefault="00000000" w14:paraId="06B61107" w14:textId="77777777">
      <w:pPr>
        <w:pStyle w:val="ListBullet"/>
        <w:spacing w:after="120" w:line="288" w:lineRule="auto"/>
        <w:jc w:val="both"/>
      </w:pPr>
      <w:r>
        <w:t>Prazo de duração: [ ]</w:t>
      </w:r>
    </w:p>
    <w:p w:rsidR="0095E24D" w:rsidRDefault="00000000" w14:paraId="40C2D75D" w14:textId="77777777">
      <w:pPr>
        <w:pStyle w:val="ListBullet"/>
        <w:spacing w:after="120" w:line="288" w:lineRule="auto"/>
        <w:jc w:val="both"/>
      </w:pPr>
      <w:r>
        <w:t>Exercício social (data de encerramento): [ ]</w:t>
      </w:r>
    </w:p>
    <w:p w:rsidR="0095E24D" w:rsidRDefault="00000000" w14:paraId="1BF0D531" w14:textId="77777777">
      <w:pPr>
        <w:pStyle w:val="ListBullet"/>
        <w:spacing w:after="120" w:line="288" w:lineRule="auto"/>
        <w:jc w:val="both"/>
      </w:pPr>
      <w:r>
        <w:t>Sócios (PF/PJ), quotas e percentuais: [ ]</w:t>
      </w:r>
    </w:p>
    <w:p w:rsidR="0095E24D" w:rsidRDefault="00000000" w14:paraId="5047F75E" w14:textId="77777777"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 w:rsidR="0095E24D" w:rsidRDefault="00000000" w14:paraId="47F9F4CF" w14:textId="77777777"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 w:rsidR="0095E24D" w:rsidRDefault="00000000" w14:paraId="0203C7AA" w14:textId="77777777">
      <w:pPr>
        <w:pStyle w:val="ListBullet"/>
        <w:spacing w:after="120" w:line="288" w:lineRule="auto"/>
        <w:jc w:val="both"/>
      </w:pPr>
      <w:r>
        <w:t>Regência supletiva LSA: [ON/OFF]</w:t>
      </w:r>
    </w:p>
    <w:p w:rsidR="0095E24D" w:rsidRDefault="00000000" w14:paraId="57A2CBDF" w14:textId="77777777">
      <w:pPr>
        <w:pStyle w:val="ListBullet"/>
        <w:spacing w:after="120" w:line="288" w:lineRule="auto"/>
        <w:jc w:val="both"/>
      </w:pPr>
      <w:r>
        <w:t>Lock-up e standstill (prazo, exceções): [ ]</w:t>
      </w:r>
    </w:p>
    <w:p w:rsidR="0095E24D" w:rsidRDefault="00000000" w14:paraId="31337947" w14:textId="77777777"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 w:rsidR="0095E24D" w:rsidRDefault="00000000" w14:paraId="2CE035FA" w14:textId="77777777">
      <w:pPr>
        <w:pStyle w:val="ListBullet"/>
        <w:spacing w:after="120" w:line="288" w:lineRule="auto"/>
        <w:jc w:val="both"/>
      </w:pPr>
      <w:r>
        <w:t>ROFO/ROFR (prazos, procedimentos): [ ]</w:t>
      </w:r>
    </w:p>
    <w:p w:rsidR="0095E24D" w:rsidRDefault="00000000" w14:paraId="3DB7008D" w14:textId="77777777"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 w:rsidR="0095E24D" w:rsidRDefault="00000000" w14:paraId="583544FA" w14:textId="77777777"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 w:rsidR="0095E24D" w:rsidRDefault="00000000" w14:paraId="76A5069F" w14:textId="77777777"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 w:rsidR="0095E24D" w:rsidRDefault="00000000" w14:paraId="5F0A3B5F" w14:textId="77777777">
      <w:pPr>
        <w:pStyle w:val="ListBullet"/>
        <w:spacing w:after="120" w:line="288" w:lineRule="auto"/>
        <w:jc w:val="both"/>
      </w:pPr>
      <w:r>
        <w:t>Matérias Reservadas e quóruns/vetos: [ ]</w:t>
      </w:r>
    </w:p>
    <w:p w:rsidR="0095E24D" w:rsidRDefault="00000000" w14:paraId="2F9912E9" w14:textId="77777777"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 w:rsidR="0095E24D" w:rsidRDefault="00000000" w14:paraId="2AC511D0" w14:textId="77777777"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 w:rsidR="0095E24D" w:rsidRDefault="00000000" w14:paraId="7B0B0FA8" w14:textId="77777777">
      <w:pPr>
        <w:pStyle w:val="ListBullet"/>
        <w:spacing w:after="120" w:line="288" w:lineRule="auto"/>
        <w:jc w:val="both"/>
      </w:pPr>
      <w:r>
        <w:t>Deadlock (definição, etapas de solução): [ ]</w:t>
      </w:r>
    </w:p>
    <w:p w:rsidR="0095E24D" w:rsidRDefault="00000000" w14:paraId="331784E8" w14:textId="77777777"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 w:rsidR="0095E24D" w:rsidRDefault="00000000" w14:paraId="35E28E28" w14:textId="77777777">
      <w:pPr>
        <w:pStyle w:val="ListBullet"/>
        <w:spacing w:after="120" w:line="288" w:lineRule="auto"/>
        <w:jc w:val="both"/>
      </w:pPr>
      <w:r>
        <w:t>LGPD (papéis, DPO, políticas, bases legais): [ ]</w:t>
      </w:r>
    </w:p>
    <w:p w:rsidR="0095E24D" w:rsidRDefault="00000000" w14:paraId="44139B8D" w14:textId="77777777"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 w:rsidR="0095E24D" w:rsidRDefault="00000000" w14:paraId="714F5399" w14:textId="77777777"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 w:rsidR="0095E24D" w:rsidRDefault="00000000" w14:paraId="34C63422" w14:textId="77777777"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 w:rsidR="0095E24D" w:rsidRDefault="00000000" w14:paraId="77AFECF0" w14:textId="77777777">
      <w:pPr>
        <w:pStyle w:val="ListBullet"/>
        <w:spacing w:after="120" w:line="288" w:lineRule="auto"/>
        <w:jc w:val="both"/>
      </w:pPr>
      <w:r>
        <w:t>Prazos de aviso e cura (default): [ ]</w:t>
      </w:r>
    </w:p>
    <w:p w:rsidR="0095E24D" w:rsidRDefault="00000000" w14:paraId="4DDF4C15" w14:textId="77777777"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 w:rsidR="0095E24D" w:rsidRDefault="00000000" w14:paraId="573B89E5" w14:textId="77777777">
      <w:pPr>
        <w:spacing w:after="120" w:line="288" w:lineRule="auto"/>
        <w:jc w:val="both"/>
      </w:pPr>
      <w:r>
        <w:t>CHECKLIST DE ARQUIVAMENTO (JUNTAS COMERCIAIS — IN DREI 81/2020)</w:t>
      </w:r>
    </w:p>
    <w:p w:rsidR="0095E24D" w:rsidRDefault="00000000" w14:paraId="5F6983BD" w14:textId="77777777"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 w:rsidR="0095E24D" w:rsidRDefault="00000000" w14:paraId="75F4BBE5" w14:textId="77777777"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 w:rsidR="0095E24D" w:rsidRDefault="00000000" w14:paraId="313615C0" w14:textId="77777777"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 w:rsidR="0095E24D" w:rsidRDefault="00000000" w14:paraId="1F25F344" w14:textId="77777777"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 w:rsidR="0095E24D" w:rsidRDefault="00000000" w14:paraId="674DFD66" w14:textId="77777777"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 w:rsidR="0095E24D" w:rsidRDefault="00000000" w14:paraId="602A31DD" w14:textId="77777777"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 w:rsidR="0095E24D" w:rsidRDefault="00000000" w14:paraId="0AB71BEC" w14:textId="77777777"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 w:rsidR="0095E24D" w:rsidRDefault="00000000" w14:paraId="549A8CD0" w14:textId="77777777"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 w:rsidR="0095E24D" w:rsidRDefault="00000000" w14:paraId="4E5C107B" w14:textId="77777777"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 w:rsidR="0095E24D" w:rsidRDefault="00000000" w14:paraId="635B6F33" w14:textId="77777777"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 w:rsidR="0095E24D" w:rsidRDefault="00000000" w14:paraId="4AA91863" w14:textId="77777777"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 w:rsidR="0095E24D" w:rsidRDefault="00000000" w14:paraId="353619C6" w14:textId="77777777"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 w:rsidR="0095E24D" w:rsidRDefault="00000000" w14:paraId="0AF913B0" w14:textId="77777777"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 w:rsidR="0095E24D" w:rsidRDefault="00000000" w14:paraId="56D02101" w14:textId="77777777"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 w:rsidR="0095E24D" w:rsidRDefault="00000000" w14:paraId="46356268" w14:textId="77777777">
      <w:pPr>
        <w:spacing w:after="120" w:line="288" w:lineRule="auto"/>
        <w:jc w:val="both"/>
      </w:pPr>
      <w:r>
        <w:t>NOTAS DE REDAÇÃO (EXPLICATIVAS)</w:t>
      </w:r>
    </w:p>
    <w:p w:rsidR="0095E24D" w:rsidRDefault="00000000" w14:paraId="009280E6" w14:textId="77777777"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 w:rsidR="0095E24D" w:rsidRDefault="00000000" w14:paraId="46D016B4" w14:textId="77777777"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 w:rsidR="0095E24D" w:rsidRDefault="00000000" w14:paraId="70FD9ABC" w14:textId="77777777"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 w:rsidR="0095E24D" w:rsidRDefault="00000000" w14:paraId="3E57FC00" w14:textId="77777777"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 w:rsidR="0095E24D" w:rsidRDefault="00000000" w14:paraId="1B18A640" w14:textId="77777777"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 w:rsidR="0095E24D" w:rsidRDefault="00000000" w14:paraId="0DDEE006" w14:textId="77777777"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 w:rsidR="0095E24D" w:rsidRDefault="00000000" w14:paraId="389714C3" w14:textId="77777777"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 w:rsidR="0095E24D" w:rsidRDefault="00000000" w14:paraId="27CE65EB" w14:textId="77777777"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 w:rsidR="0095E24D" w:rsidRDefault="00000000" w14:paraId="4A275C5A" w14:textId="77777777"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 w:rsidR="0095E24D" w:rsidRDefault="00000000" w14:paraId="3E0B9C76" w14:textId="77777777"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 w:rsidR="0095E24D" w:rsidRDefault="00000000" w14:paraId="3609BF7A" w14:textId="77777777"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 w:rsidR="0095E24D" w:rsidRDefault="00000000" w14:paraId="3029C24B" w14:textId="77777777"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 w:rsidR="0095E24D" w:rsidRDefault="00000000" w14:paraId="13B54CFA" w14:textId="77777777">
      <w:pPr>
        <w:spacing w:after="120" w:line="288" w:lineRule="auto"/>
        <w:jc w:val="both"/>
      </w:pPr>
      <w:r>
        <w:t>GLOSSÁRIO PT–EN (OPCIONAL)</w:t>
      </w:r>
    </w:p>
    <w:p w:rsidR="0095E24D" w:rsidRDefault="00000000" w14:paraId="0D4346C8" w14:textId="77777777"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 w:rsidR="0095E24D" w:rsidRDefault="00000000" w14:paraId="4F54D04F" w14:textId="77777777">
      <w:pPr>
        <w:pStyle w:val="ListBullet"/>
        <w:spacing w:after="120" w:line="288" w:lineRule="auto"/>
        <w:jc w:val="both"/>
      </w:pPr>
      <w:r>
        <w:t>Quotas: Units/Equity interests.</w:t>
      </w:r>
    </w:p>
    <w:p w:rsidR="0095E24D" w:rsidRDefault="00000000" w14:paraId="4F6C6C10" w14:textId="77777777">
      <w:pPr>
        <w:pStyle w:val="ListBullet"/>
        <w:spacing w:after="120" w:line="288" w:lineRule="auto"/>
        <w:jc w:val="both"/>
      </w:pPr>
      <w:r>
        <w:t>Sócio: Quotaholder/Partner.</w:t>
      </w:r>
    </w:p>
    <w:p w:rsidR="0095E24D" w:rsidRDefault="00000000" w14:paraId="3937E7D3" w14:textId="77777777">
      <w:pPr>
        <w:pStyle w:val="ListBullet"/>
        <w:spacing w:after="120" w:line="288" w:lineRule="auto"/>
        <w:jc w:val="both"/>
      </w:pPr>
      <w:r>
        <w:t>Aumento de capital: Capital increase.</w:t>
      </w:r>
    </w:p>
    <w:p w:rsidR="0095E24D" w:rsidRDefault="00000000" w14:paraId="3363719A" w14:textId="77777777">
      <w:pPr>
        <w:pStyle w:val="ListBullet"/>
        <w:spacing w:after="120" w:line="288" w:lineRule="auto"/>
        <w:jc w:val="both"/>
      </w:pPr>
      <w:r>
        <w:t>Direito de preferência: Preemptive right.</w:t>
      </w:r>
    </w:p>
    <w:p w:rsidR="0095E24D" w:rsidRDefault="00000000" w14:paraId="150785A4" w14:textId="77777777">
      <w:pPr>
        <w:pStyle w:val="ListBullet"/>
        <w:spacing w:after="120" w:line="288" w:lineRule="auto"/>
        <w:jc w:val="both"/>
      </w:pPr>
      <w:r>
        <w:t>Lock-up: Lock-up.</w:t>
      </w:r>
    </w:p>
    <w:p w:rsidR="0095E24D" w:rsidRDefault="00000000" w14:paraId="66A2EBE9" w14:textId="77777777">
      <w:pPr>
        <w:pStyle w:val="ListBullet"/>
        <w:spacing w:after="120" w:line="288" w:lineRule="auto"/>
        <w:jc w:val="both"/>
      </w:pPr>
      <w:r>
        <w:t>Standstill: Standstill.</w:t>
      </w:r>
    </w:p>
    <w:p w:rsidR="0095E24D" w:rsidRDefault="00000000" w14:paraId="45C2893E" w14:textId="77777777"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 w:rsidR="0095E24D" w:rsidRDefault="00000000" w14:paraId="3B78ED08" w14:textId="77777777">
      <w:pPr>
        <w:pStyle w:val="ListBullet"/>
        <w:spacing w:after="120" w:line="288" w:lineRule="auto"/>
        <w:jc w:val="both"/>
      </w:pPr>
      <w:r>
        <w:t>Tag-along/Drag-along: Tag-along/Drag-along.</w:t>
      </w:r>
    </w:p>
    <w:p w:rsidR="0095E24D" w:rsidRDefault="00000000" w14:paraId="6BFE8BE3" w14:textId="77777777">
      <w:pPr>
        <w:pStyle w:val="ListBullet"/>
        <w:spacing w:after="120" w:line="288" w:lineRule="auto"/>
        <w:jc w:val="both"/>
      </w:pPr>
      <w:r>
        <w:t>Vesting: Vesting.</w:t>
      </w:r>
    </w:p>
    <w:p w:rsidR="0095E24D" w:rsidRDefault="00000000" w14:paraId="2A05E937" w14:textId="77777777">
      <w:pPr>
        <w:pStyle w:val="ListBullet"/>
        <w:spacing w:after="120" w:line="288" w:lineRule="auto"/>
        <w:jc w:val="both"/>
      </w:pPr>
      <w:r>
        <w:t>Matérias Reservadas: Reserved matters.</w:t>
      </w:r>
    </w:p>
    <w:p w:rsidR="0095E24D" w:rsidRDefault="00000000" w14:paraId="403E675C" w14:textId="77777777"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 w:rsidR="0095E24D" w:rsidRDefault="00000000" w14:paraId="2EFE3D8B" w14:textId="77777777">
      <w:pPr>
        <w:pStyle w:val="ListBullet"/>
        <w:spacing w:after="120" w:line="288" w:lineRule="auto"/>
        <w:jc w:val="both"/>
      </w:pPr>
      <w:r>
        <w:t>Antidiluição: Anti-dilution.</w:t>
      </w:r>
    </w:p>
    <w:p w:rsidR="0095E24D" w:rsidRDefault="00000000" w14:paraId="2635E0BB" w14:textId="77777777">
      <w:pPr>
        <w:pStyle w:val="ListBullet"/>
        <w:spacing w:after="120" w:line="288" w:lineRule="auto"/>
        <w:jc w:val="both"/>
      </w:pPr>
      <w:r>
        <w:t>Due diligence: Due diligence.</w:t>
      </w:r>
    </w:p>
    <w:p w:rsidR="0095E24D" w:rsidRDefault="00000000" w14:paraId="6F79EBBF" w14:textId="77777777">
      <w:pPr>
        <w:pStyle w:val="ListBullet"/>
        <w:spacing w:after="120" w:line="288" w:lineRule="auto"/>
        <w:jc w:val="both"/>
      </w:pPr>
      <w:r>
        <w:t>Arbitragem: Arbitration.</w:t>
      </w:r>
    </w:p>
    <w:p w:rsidR="0095E24D" w:rsidRDefault="00000000" w14:paraId="17E2E7E9" w14:textId="77777777">
      <w:pPr>
        <w:pStyle w:val="ListBullet"/>
        <w:spacing w:after="120" w:line="288" w:lineRule="auto"/>
        <w:jc w:val="both"/>
      </w:pPr>
      <w:r>
        <w:t>Termo de posse: Acceptance/Investiture term.</w:t>
      </w:r>
    </w:p>
    <w:p w:rsidR="0095E24D" w:rsidRDefault="00000000" w14:paraId="076653FF" w14:textId="77777777"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 w:rsidR="0095E24D" w:rsidRDefault="00000000" w14:paraId="026F5248" w14:textId="77777777">
      <w:pPr>
        <w:spacing w:after="120" w:line="288" w:lineRule="auto"/>
        <w:jc w:val="both"/>
      </w:pPr>
      <w:r>
        <w:t>ENTREGÁVEIS E INSTRUÇÕES FINAIS AO CLIENTE (ARTHUR SOUZA RODRIGUES)</w:t>
      </w:r>
    </w:p>
    <w:p w:rsidR="0095E24D" w:rsidRDefault="00000000" w14:paraId="44CD6294" w14:textId="77777777"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 w:rsidR="0095E24D" w:rsidRDefault="00000000" w14:paraId="0AD9874F" w14:textId="77777777"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 w:rsidR="0095E24D" w:rsidRDefault="00000000" w14:paraId="084B64E8" w14:textId="77777777"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 w:rsidR="0095E24D" w:rsidRDefault="00000000" w14:paraId="602011EA" w14:textId="77777777"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 w:rsidR="0095E24D" w:rsidRDefault="00000000" w14:paraId="0E79F390" w14:textId="77777777"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 w:rsidR="0095E24D" w:rsidRDefault="00000000" w14:paraId="204E73BB" w14:textId="77777777">
      <w:pPr>
        <w:spacing w:after="120" w:line="288" w:lineRule="auto"/>
        <w:jc w:val="both"/>
      </w:pPr>
      <w:r>
        <w:t>Sources:</w:t>
      </w:r>
    </w:p>
    <w:p w:rsidR="0095E24D" w:rsidRDefault="00000000" w14:paraId="2A932310" w14:textId="77777777"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 w:rsidR="0095E24D" w:rsidRDefault="00000000" w14:paraId="2E188776" w14:textId="77777777"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 w:rsidR="0095E24D" w:rsidRDefault="00000000" w14:paraId="325BD292" w14:textId="77777777">
      <w:pPr>
        <w:spacing w:after="120" w:line="288" w:lineRule="auto"/>
        <w:jc w:val="both"/>
      </w:pPr>
      <w:r>
        <w:t>Sem ela, a assinatura será bloqueada até que o recurso seja ativado no app gov.br.</w:t>
      </w:r>
    </w:p>
    <w:p w:rsidR="0095E24D" w:rsidRDefault="00000000" w14:paraId="6A1644E9" w14:textId="77777777">
      <w:pPr>
        <w:spacing w:after="120" w:line="288" w:lineRule="auto"/>
        <w:jc w:val="both"/>
      </w:pPr>
      <w:r>
        <w:t>Como ativar a verificação em duas etapas?</w:t>
      </w:r>
    </w:p>
    <w:p w:rsidR="0095E24D" w:rsidRDefault="00000000" w14:paraId="584221A5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 w:rsidR="0095E24D" w:rsidRDefault="00000000" w14:paraId="641AE471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 w:rsidR="0095E24D" w:rsidRDefault="00000000" w14:paraId="5A9F1ACE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 w:rsidR="0095E24D" w:rsidRDefault="00000000" w14:paraId="703BC471" w14:textId="77777777"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 w:rsidR="0095E24D" w:rsidRDefault="00000000" w14:paraId="69AA4F86" w14:textId="77777777"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 w:rsidR="0095E24D" w:rsidRDefault="00000000" w14:paraId="67FBDAC2" w14:textId="77777777"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 w:rsidR="002C35C7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  <w:rsid w:val="002C3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
  <Relationship Type="http://schemas.openxmlformats.org/officeDocument/2006/relationships/styles" Target="styles.xml" Id="rId3"/>
  <Relationship Type="http://schemas.openxmlformats.org/officeDocument/2006/relationships/theme" Target="theme/theme1.xml" Id="rId7"/>
  <Relationship Type="http://schemas.openxmlformats.org/officeDocument/2006/relationships/numbering" Target="numbering.xml" Id="rId2"/>
  <Relationship Type="http://schemas.openxmlformats.org/officeDocument/2006/relationships/customXml" Target="../customXml/item1.xml" Id="rId1"/>
  <Relationship Type="http://schemas.openxmlformats.org/officeDocument/2006/relationships/fontTable" Target="fontTable.xml" Id="rId6"/>
  <Relationship Type="http://schemas.openxmlformats.org/officeDocument/2006/relationships/webSettings" Target="webSettings.xml" Id="rId5"/>
  <Relationship Type="http://schemas.openxmlformats.org/officeDocument/2006/relationships/settings" Target="settings.xml" Id="rId4"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
  <Relationship Id="rId1" Type="http://schemas.openxmlformats.org/officeDocument/2006/relationships/customXmlProps" Target="itemProps1.xml"/>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