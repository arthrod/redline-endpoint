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3:38:14.1458250-05:00" w:id="0">
        <w:r>
          <w:delText>assinatura/registro (removendo todas as notas/colchetes). Adeque o texto ao caso concreto</w:delText>
        </w:r>
      </w:del>
      <w:ins w:author="Test Author" w:date="2026-01-16T13:38:14.1458250-05:00" w:id="1">
        <w:r>
          <w:t>empresária limitada, que se regerá por este Contrato Social</w:t>
        </w:r>
      </w:ins>
      <w:r>
        <w:t xml:space="preserve"> e</w:t>
      </w:r>
      <w:del w:author="Test Author" w:date="2026-01-16T13:38:14.1458250-05:00" w:id="2">
        <w:r>
          <w:delText xml:space="preserve"> às exigências da Junta Comercial competente (IN DREI 81/2020).]</w:delText>
        </w:r>
      </w:del>
      <w:ins w:author="Test Author" w:date="2026-01-16T13:38:14.145825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3:38:14.1458250-05:00" w:id="4"/>
        </w:rPr>
      </w:pPr>
      <w:del w:author="Test Author" w:date="2026-01-16T13:38:14.145825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3:38:14.1458250-05:00" w:id="6"/>
        </w:rPr>
      </w:pPr>
      <w:del w:author="Test Author" w:date="2026-01-16T13:38:14.145825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8"/>
        </w:rPr>
      </w:pPr>
      <w:del w:author="Test Author" w:date="2026-01-16T13:38:14.145825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10"/>
        </w:rPr>
      </w:pPr>
      <w:del w:author="Test Author" w:date="2026-01-16T13:38:14.145825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3:38:14.1458250-05:00" w:id="12"/>
        </w:rPr>
      </w:pPr>
      <w:del w:author="Test Author" w:date="2026-01-16T13:38:14.145825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3:38:14.1458250-05:00" w:id="14">
        <w:r>
          <w:delText>significados:</w:delText>
        </w:r>
      </w:del>
      <w:ins w:author="Test Author" w:date="2026-01-16T13:38:14.1458250-05:00" w:id="15">
        <w:r>
          <w:t>significados:</w:t>
        </w:r>
      </w:ins>
      <w:ins w:author="Test Author" w:date="2026-01-16T13:38:14.145825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3:38:14.1458250-05:00" w:name="move1" w:id="18"/>
      <w:moveFrom w:author="Test Author" w:date="2026-01-16T13:38:14.145825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3:38:14.1458250-05:00" w:id="17"/>
        </w:rPr>
      </w:pPr>
      <w:moveFromRangeStart w:author="Test Author" w:date="2026-01-16T13:38:14.1458250-05:00" w:name="move2" w:id="20"/>
      <w:moveFrom w:author="Test Author" w:date="2026-01-16T13:38:14.145825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3:38:14.1458250-05:00" w:id="18"/>
        </w:rPr>
      </w:pPr>
      <w:moveFromRangeStart w:author="Test Author" w:date="2026-01-16T13:38:14.1458250-05:00" w:name="move2" w:id="23"/>
      <w:moveFrom w:author="Test Author" w:date="2026-01-16T13:38:14.145825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3:38:14.1458250-05:00" w:id="19"/>
        </w:rPr>
      </w:pPr>
      <w:moveFromRangeStart w:author="Test Author" w:date="2026-01-16T13:38:14.1458250-05:00" w:name="move2" w:id="26"/>
      <w:moveFrom w:author="Test Author" w:date="2026-01-16T13:38:14.145825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3:38:14.1458250-05:00" w:id="20"/>
        </w:rPr>
      </w:pPr>
      <w:moveFromRangeStart w:author="Test Author" w:date="2026-01-16T13:38:14.1458250-05:00" w:name="move2" w:id="29"/>
      <w:moveFrom w:author="Test Author" w:date="2026-01-16T13:38:14.145825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3:38:14.1458250-05:00" w:id="21">
        <w:r>
          <w:delText>observando-se contraditório e ampla defesa.</w:delText>
        </w:r>
      </w:del>
      <w:moveToRangeStart w:author="Test Author" w:date="2026-01-16T13:38:14.1458250-05:00" w:name="move1" w:id="33"/>
      <w:moveTo w:author="Test Author" w:date="2026-01-16T13:38:14.145825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3:38:14.1458250-05:00" w:id="22"/>
        </w:rPr>
      </w:pPr>
      <w:ins w:author="Test Author" w:date="2026-01-16T13:38:14.145825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3:38:14.1458250-05:00" w:id="24"/>
        </w:rPr>
      </w:pPr>
      <w:ins w:author="Test Author" w:date="2026-01-16T13:38:14.145825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3:38:14.1458250-05:00" w:id="26"/>
        </w:rPr>
      </w:pPr>
      <w:ins w:author="Test Author" w:date="2026-01-16T13:38:14.145825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3:38:14.1458250-05:00" w:id="28"/>
        </w:rPr>
      </w:pPr>
      <w:ins w:author="Test Author" w:date="2026-01-16T13:38:14.145825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3:38:14.1458250-05:00" w:id="30"/>
        </w:rPr>
      </w:pPr>
      <w:ins w:author="Test Author" w:date="2026-01-16T13:38:14.145825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3:38:14.1458250-05:00" w:id="32">
        <w:r>
          <w:delText>diversa mais rigorosa.</w:delText>
        </w:r>
      </w:del>
      <w:ins w:author="Test Author" w:date="2026-01-16T13:38:14.145825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3:38:14.1458250-05:00" w:id="34"/>
        </w:rPr>
      </w:pPr>
      <w:moveToRangeStart w:author="Test Author" w:date="2026-01-16T13:38:14.1458250-05:00" w:name="move2" w:id="47"/>
      <w:moveTo w:author="Test Author" w:date="2026-01-16T13:38:14.145825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3:38:14.1458250-05:00" w:id="35"/>
        </w:rPr>
      </w:pPr>
      <w:moveToRangeStart w:author="Test Author" w:date="2026-01-16T13:38:14.1458250-05:00" w:name="move2" w:id="50"/>
      <w:moveTo w:author="Test Author" w:date="2026-01-16T13:38:14.145825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3:38:14.1458250-05:00" w:id="36"/>
        </w:rPr>
      </w:pPr>
      <w:moveToRangeStart w:author="Test Author" w:date="2026-01-16T13:38:14.1458250-05:00" w:name="move2" w:id="53"/>
      <w:moveTo w:author="Test Author" w:date="2026-01-16T13:38:14.145825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3:38:14.1458250-05:00" w:id="37"/>
        </w:rPr>
      </w:pPr>
      <w:moveToRangeStart w:author="Test Author" w:date="2026-01-16T13:38:14.1458250-05:00" w:name="move2" w:id="56"/>
      <w:moveTo w:author="Test Author" w:date="2026-01-16T13:38:14.145825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3:38:14.1458250-05:00" w:id="38"/>
        </w:rPr>
      </w:pPr>
      <w:moveToRangeStart w:author="Test Author" w:date="2026-01-16T13:38:14.1458250-05:00" w:name="move2" w:id="59"/>
      <w:moveTo w:author="Test Author" w:date="2026-01-16T13:38:14.145825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9A355"/>
  <w15:docId w15:val="{886FBE06-A171-B94D-BCD5-3E0EDE71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