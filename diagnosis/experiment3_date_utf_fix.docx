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3" Type="http://schemas.openxmlformats.org/officeDocument/2006/relationships/extended-properties" Target="docProps/app.xml"/>
  <Relationship Id="rId2" Type="http://schemas.openxmlformats.org/package/2006/relationships/metadata/core-properties" Target="docProps/core.xml"/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120" w:line="288" w:lineRule="auto"/>
        <w:jc w:val="both"/>
      </w:pPr>
      <w:r>
        <w:t>CONTRATO SOCIAL DE [NOME EMPRESARIAL] LTDA.</w:t>
      </w:r>
    </w:p>
    <w:p>
      <w:pPr>
        <w:spacing w:after="120" w:line="288" w:lineRule="auto"/>
        <w:jc w:val="both"/>
      </w:pPr>
      <w:r>
        <w:t xml:space="preserve">[NOTA DO REDATOR: Este template é modular e contém campos [VARIÁVEL] e opções [OPÇÃO A/B/C], além de notas internas. Produza: (i) versão marcada para edição; (ii) versão “clean” para </w:t>
      </w:r>
      <w:del w:author="Test Author" w:date="2026-01-16T18:38:14Z" w:id="0">
        <w:r>
          <w:delText>assinatura/registro (removendo todas as notas/colchetes). Adeque o texto ao caso concreto</w:delText>
        </w:r>
      </w:del>
      <w:ins w:author="Test Author" w:date="2026-01-16T18:38:14Z" w:id="1">
        <w:r>
          <w:t>empresária limitada, que se regerá por este Contrato Social</w:t>
        </w:r>
      </w:ins>
      <w:r>
        <w:t xml:space="preserve"> e</w:t>
      </w:r>
      <w:del w:author="Test Author" w:date="2026-01-16T18:38:14Z" w:id="2">
        <w:r>
          <w:delText xml:space="preserve"> às exigências da Junta Comercial competente (IN DREI 81/2020).]</w:delText>
        </w:r>
      </w:del>
      <w:ins w:author="Test Author" w:date="2026-01-16T18:38:14Z" w:id="3">
        <w:r>
          <w:t>, nos casos omissos, pela legislação aplicável.</w:t>
        </w:r>
      </w:ins>
    </w:p>
    <w:p>
      <w:pPr>
        <w:spacing w:after="120" w:line="288" w:lineRule="auto"/>
        <w:jc w:val="both"/>
        <w:rPr>
          <w:del w:author="Test Author" w:date="2026-01-16T18:38:14Z" w:id="4"/>
        </w:rPr>
      </w:pPr>
      <w:del w:author="Test Author" w:date="2026-01-16T18:38:14Z" w:id="5">
        <w:r>
          <w:delText>TÍTULO E QUALIFICAÇÃO</w:delText>
        </w:r>
      </w:del>
    </w:p>
    <w:p>
      <w:pPr>
        <w:spacing w:after="120" w:line="288" w:lineRule="auto"/>
        <w:jc w:val="both"/>
        <w:rPr>
          <w:del w:author="Test Author" w:date="2026-01-16T18:38:14Z" w:id="6"/>
        </w:rPr>
      </w:pPr>
      <w:del w:author="Test Author" w:date="2026-01-16T18:38:14Z" w:id="7">
        <w:r>
          <w:delText>Pelo presente instrumento particular de Contrato Social, os abaixo qualificados:</w:delText>
        </w:r>
      </w:del>
    </w:p>
    <w:p>
      <w:pPr>
        <w:pStyle w:val="ListBullet"/>
        <w:spacing w:after="120" w:line="288" w:lineRule="auto"/>
        <w:jc w:val="both"/>
        <w:rPr>
          <w:del w:author="Test Author" w:date="2026-01-16T18:38:14Z" w:id="8"/>
        </w:rPr>
      </w:pPr>
      <w:del w:author="Test Author" w:date="2026-01-16T18:38:14Z" w:id="9">
        <w:r>
          <w:delText>[SÓCIO 1], [nacionalidade], [estado civil], [profissão], portador(a) do RG nº [VARIÁVEL] e do CPF/MF nº [VARIÁVEL], residente e domiciliado(a) à [endereço completo]; [alternativamente, se pessoa jurídica: [SÓCIO PJ 1], pessoa jurídica de direito privado, inscrita no CNPJ/MF sob o nº [VARIÁVEL], com sede na [endereço completo], neste ato representada nos termos de seus atos constitutivos por [qualificação do representante]];</w:delText>
        </w:r>
      </w:del>
    </w:p>
    <w:p>
      <w:pPr>
        <w:pStyle w:val="ListBullet"/>
        <w:spacing w:after="120" w:line="288" w:lineRule="auto"/>
        <w:jc w:val="both"/>
        <w:rPr>
          <w:del w:author="Test Author" w:date="2026-01-16T18:38:14Z" w:id="10"/>
        </w:rPr>
      </w:pPr>
      <w:del w:author="Test Author" w:date="2026-01-16T18:38:14Z" w:id="11">
        <w:r>
          <w:delText>[SÓCIO 2] [replicar a qualificação para cada sócio];</w:delText>
        </w:r>
      </w:del>
    </w:p>
    <w:p>
      <w:pPr>
        <w:spacing w:after="120" w:line="288" w:lineRule="auto"/>
        <w:jc w:val="both"/>
        <w:rPr>
          <w:del w:author="Test Author" w:date="2026-01-16T18:38:14Z" w:id="12"/>
        </w:rPr>
      </w:pPr>
      <w:del w:author="Test Author" w:date="2026-01-16T18:38:14Z" w:id="13">
        <w:r>
          <w:delText>doravante denominados em conjunto “Sócios” e, individualmente, “Sócio”; têm entre si justo e contratado constituir uma sociedade empresária limitada, que se regerá por este Contrato Social e, nos casos omissos, pela legislação aplicável.</w:delText>
        </w:r>
      </w:del>
    </w:p>
    <w:p>
      <w:pPr>
        <w:spacing w:after="120" w:line="288" w:lineRule="auto"/>
        <w:jc w:val="both"/>
      </w:pPr>
      <w:r>
        <w:t>PREÂMBULO E RECITAIS</w:t>
      </w:r>
    </w:p>
    <w:p>
      <w:pPr>
        <w:pStyle w:val="ListBullet"/>
        <w:spacing w:after="120" w:line="288" w:lineRule="auto"/>
        <w:jc w:val="both"/>
      </w:pPr>
      <w:r>
        <w:t>Os Sócios declaram possuir capacidade civil plena, legitimidade e poderes para celebrar este Contrato Social.</w:t>
      </w:r>
    </w:p>
    <w:p>
      <w:pPr>
        <w:pStyle w:val="ListBullet"/>
        <w:spacing w:after="120" w:line="288" w:lineRule="auto"/>
        <w:jc w:val="both"/>
      </w:pPr>
      <w:r>
        <w:t>Declaram, ainda, que discutiram e negociaram previamente os termos aqui estabelecidos, com assessoria jurídica e contábil independentes, e que este instrumento reflete sua vontade livre e informada.</w:t>
      </w:r>
    </w:p>
    <w:p>
      <w:pPr>
        <w:pStyle w:val="ListBullet"/>
        <w:spacing w:after="120" w:line="288" w:lineRule="auto"/>
        <w:jc w:val="both"/>
      </w:pPr>
      <w:r>
        <w:t>A finalidade deste Contrato Social é regular a constituição, organização, governança, direitos e obrigações dos Sócios e administradores da sociedade ora constituída, bem como mecanismos avançados de proteção aos investidores, solução de conflitos e regras de liquidez.</w:t>
      </w:r>
    </w:p>
    <w:p>
      <w:pPr>
        <w:spacing w:after="120" w:line="288" w:lineRule="auto"/>
        <w:jc w:val="both"/>
      </w:pPr>
      <w:r>
        <w:t>DEFINIÇÕES</w:t>
      </w:r>
    </w:p>
    <w:p>
      <w:pPr>
        <w:spacing w:after="120" w:line="288" w:lineRule="auto"/>
        <w:jc w:val="both"/>
      </w:pPr>
      <w:r>
        <w:t xml:space="preserve">Para os fins deste Contrato Social, os termos abaixo, no singular ou plural, terão os seguintes </w:t>
      </w:r>
      <w:del w:author="Test Author" w:date="2026-01-16T18:38:14Z" w:id="14">
        <w:r>
          <w:delText>significados:</w:delText>
        </w:r>
      </w:del>
      <w:ins w:author="Test Author" w:date="2026-01-16T18:38:14Z" w:id="15">
        <w:r>
          <w:t>significados:</w:t>
        </w:r>
      </w:ins>
      <w:ins w:author="Test Author" w:date="2026-01-16T18:38:14Z" w:id="16">
        <w:r>
          <w:t>blalblablalblalbalblablalbalbla</w:t>
        </w:r>
      </w:ins>
    </w:p>
    <w:p>
      <w:pPr>
        <w:pStyle w:val="ListBullet"/>
        <w:spacing w:after="120" w:line="288" w:lineRule="auto"/>
        <w:jc w:val="both"/>
      </w:pPr>
      <w:r>
        <w:t>Administração: o(s) administrador(es) eleito(s) na forma deste Contrato Social.</w:t>
      </w:r>
    </w:p>
    <w:p>
      <w:pPr>
        <w:pStyle w:val="ListBullet"/>
        <w:spacing w:after="120" w:line="288" w:lineRule="auto"/>
        <w:jc w:val="both"/>
      </w:pPr>
      <w:r>
        <w:t>Acordo de Quotistas: acordo parassocial, se existente, celebrado nos termos da legislação aplicável.</w:t>
      </w:r>
    </w:p>
    <w:p>
      <w:pPr>
        <w:pStyle w:val="ListBullet"/>
        <w:spacing w:after="120" w:line="288" w:lineRule="auto"/>
        <w:jc w:val="both"/>
      </w:pPr>
      <w:r>
        <w:t>Anexo(s): documentos vinculados a este Contrato Social, inclusive Term Sheet (Anexo A), Checklist de Arquivamento e Notas de Redação.</w:t>
      </w:r>
    </w:p>
    <w:p>
      <w:pPr>
        <w:pStyle w:val="ListBullet"/>
        <w:spacing w:after="120" w:line="288" w:lineRule="auto"/>
        <w:jc w:val="both"/>
      </w:pPr>
      <w:r>
        <w:t>Antidiluição: mecanismos contratuais de proteção contra diluição, conforme Cláusula 12.</w:t>
      </w:r>
    </w:p>
    <w:p>
      <w:pPr>
        <w:pStyle w:val="ListBullet"/>
        <w:spacing w:after="120" w:line="288" w:lineRule="auto"/>
        <w:jc w:val="both"/>
      </w:pPr>
      <w:r>
        <w:t>Arbitragem: procedimento de resolução de disputas previsto na Cláusula 20.</w:t>
      </w:r>
    </w:p>
    <w:p>
      <w:pPr>
        <w:pStyle w:val="ListBullet"/>
        <w:spacing w:after="120" w:line="288" w:lineRule="auto"/>
        <w:jc w:val="both"/>
      </w:pPr>
      <w:r>
        <w:t>Capital Social: valor subscrito e integralizado nos termos da Cláusula 6.</w:t>
      </w:r>
    </w:p>
    <w:p>
      <w:pPr>
        <w:pStyle w:val="ListBullet"/>
        <w:spacing w:after="120" w:line="288" w:lineRule="auto"/>
        <w:jc w:val="both"/>
      </w:pPr>
      <w:r>
        <w:t>Cessão de Quotas: transferência de quotas a sócios ou terceiros, conforme Cláusula 8.</w:t>
      </w:r>
    </w:p>
    <w:p>
      <w:pPr>
        <w:pStyle w:val="ListBullet"/>
        <w:spacing w:after="120" w:line="288" w:lineRule="auto"/>
        <w:jc w:val="both"/>
      </w:pPr>
      <w:r>
        <w:t>Drag-Along: direito de arraste previsto na Cláusula 9.4.</w:t>
      </w:r>
    </w:p>
    <w:p>
      <w:pPr>
        <w:pStyle w:val="ListBullet"/>
        <w:spacing w:after="120" w:line="288" w:lineRule="auto"/>
        <w:jc w:val="both"/>
      </w:pPr>
      <w:r>
        <w:t>Empresa/Sociedade: [NOME EMPRESARIAL] LTDA., ora constituída.</w:t>
      </w:r>
    </w:p>
    <w:p>
      <w:pPr>
        <w:pStyle w:val="ListBullet"/>
        <w:spacing w:after="120" w:line="288" w:lineRule="auto"/>
        <w:jc w:val="both"/>
      </w:pPr>
      <w:r>
        <w:t>Investidor(s): Sócio(s) que aportem capital e detenham direitos de proteção específicos nos termos deste Contrato Social e/ou de acordo parassocial.</w:t>
      </w:r>
    </w:p>
    <w:p>
      <w:pPr>
        <w:pStyle w:val="ListBullet"/>
        <w:spacing w:after="120" w:line="288" w:lineRule="auto"/>
        <w:jc w:val="both"/>
      </w:pPr>
      <w:r>
        <w:t>Lock-up: restrição temporária à alienação de quotas, conforme Cláusula 7.5.</w:t>
      </w:r>
    </w:p>
    <w:p>
      <w:pPr>
        <w:pStyle w:val="ListBullet"/>
        <w:spacing w:after="120" w:line="288" w:lineRule="auto"/>
        <w:jc w:val="both"/>
      </w:pPr>
      <w:r>
        <w:t>Matérias Reservadas: deliberações sujeitas a quóruns e vetos reforçados, conforme Cláusula 11.</w:t>
      </w:r>
    </w:p>
    <w:p>
      <w:pPr>
        <w:pStyle w:val="ListBullet"/>
        <w:spacing w:after="120" w:line="288" w:lineRule="auto"/>
        <w:jc w:val="both"/>
      </w:pPr>
      <w:r>
        <w:t>ROFO/ROFR: right of first offer/right of first refusal, conforme Cláusula 9.1/9.2.</w:t>
      </w:r>
    </w:p>
    <w:p>
      <w:pPr>
        <w:pStyle w:val="ListBullet"/>
        <w:spacing w:after="120" w:line="288" w:lineRule="auto"/>
        <w:jc w:val="both"/>
      </w:pPr>
      <w:r>
        <w:t>Tag-Along: direito de venda conjunta previsto na Cláusula 9.3.</w:t>
      </w:r>
    </w:p>
    <w:p>
      <w:pPr>
        <w:pStyle w:val="ListBullet"/>
        <w:spacing w:after="120" w:line="288" w:lineRule="auto"/>
        <w:jc w:val="both"/>
      </w:pPr>
      <w:r>
        <w:t>Vesting: aquisição gradual de quotas ou direitos econômicos, conforme Cláusula 7.6.</w:t>
      </w:r>
    </w:p>
    <w:p>
      <w:pPr>
        <w:spacing w:after="120" w:line="288" w:lineRule="auto"/>
        <w:jc w:val="both"/>
      </w:pPr>
      <w:r>
        <w:t>OBJETO</w:t>
      </w:r>
    </w:p>
    <w:p>
      <w:pPr>
        <w:spacing w:after="120" w:line="288" w:lineRule="auto"/>
        <w:jc w:val="both"/>
      </w:pPr>
      <w:r>
        <w:t>4.1 A Sociedade tem por objeto social: [descrever de forma clara e lícita as atividades], podendo adotar referências de CNAE pertinentes, notadamente [CNAE principal] e [CNAEs secundários], observadas as restrições legais e regulatórias.</w:t>
      </w:r>
    </w:p>
    <w:p>
      <w:pPr>
        <w:spacing w:after="120" w:line="288" w:lineRule="auto"/>
        <w:jc w:val="both"/>
      </w:pPr>
      <w:r>
        <w:t>4.2 A Sociedade poderá realizar quaisquer atos correlatos, acessórios ou necessários ao cumprimento de seu objeto, inclusive participação em outras sociedades, desde que deliberado nos termos deste Contrato Social e da lei.</w:t>
      </w:r>
    </w:p>
    <w:p>
      <w:pPr>
        <w:spacing w:after="120" w:line="288" w:lineRule="auto"/>
        <w:jc w:val="both"/>
      </w:pPr>
      <w:r>
        <w:t>NOME EMPRESARIAL, SEDE</w:t>
      </w:r>
      <w:moveFromRangeStart w:author="Test Author" w:date="2026-01-16T18:38:14Z" w:name="move1" w:id="18"/>
      <w:moveFrom w:author="Test Author" w:date="2026-01-16T18:38:14Z" w:id="19">
        <w:r>
          <w:delText>, PRAZO E EXERCÍCIO SOCIAL</w:delText>
        </w:r>
      </w:moveFrom>
      <w:moveFromRangeEnd w:id="18"/>
    </w:p>
    <w:p>
      <w:pPr>
        <w:spacing w:after="120" w:line="288" w:lineRule="auto"/>
        <w:jc w:val="both"/>
        <w:rPr>
          <w:del w:author="Test Author" w:date="2026-01-16T18:38:14Z" w:id="17"/>
        </w:rPr>
      </w:pPr>
      <w:moveFromRangeStart w:author="Test Author" w:date="2026-01-16T18:38:14Z" w:name="move2" w:id="20"/>
      <w:moveFrom w:author="Test Author" w:date="2026-01-16T18:38:14Z" w:id="21">
        <w:r>
          <w:delText>5.1 Nome empresarial: [NOME EMPRESARIAL] LTDA. (sempre com o sufixo “Ltda.”).</w:delText>
        </w:r>
      </w:moveFrom>
      <w:moveFromRangeEnd w:id="20"/>
    </w:p>
    <w:p>
      <w:pPr>
        <w:spacing w:after="120" w:line="288" w:lineRule="auto"/>
        <w:jc w:val="both"/>
        <w:rPr>
          <w:del w:author="Test Author" w:date="2026-01-16T18:38:14Z" w:id="18"/>
        </w:rPr>
      </w:pPr>
      <w:moveFromRangeStart w:author="Test Author" w:date="2026-01-16T18:38:14Z" w:name="move2" w:id="23"/>
      <w:moveFrom w:author="Test Author" w:date="2026-01-16T18:38:14Z" w:id="24">
        <w:r>
          <w:delText>5.2 Sede: [endereço completo: logradouro, nº, complemento, bairro, município, UF, CEP]. [OPÇÃO: Estabelecer filiais/escritórios mediante deliberação da Administração ou dos Sócios, conforme Cláusula 11.]</w:delText>
        </w:r>
      </w:moveFrom>
      <w:moveFromRangeEnd w:id="23"/>
    </w:p>
    <w:p>
      <w:pPr>
        <w:spacing w:after="120" w:line="288" w:lineRule="auto"/>
        <w:jc w:val="both"/>
        <w:rPr>
          <w:del w:author="Test Author" w:date="2026-01-16T18:38:14Z" w:id="19"/>
        </w:rPr>
      </w:pPr>
      <w:moveFromRangeStart w:author="Test Author" w:date="2026-01-16T18:38:14Z" w:name="move2" w:id="26"/>
      <w:moveFrom w:author="Test Author" w:date="2026-01-16T18:38:14Z" w:id="27">
        <w:r>
          <w:delText>5.3 Prazo de duração: por prazo [determinado: até [DATA]; ou indeterminado].</w:delText>
        </w:r>
      </w:moveFrom>
      <w:moveFromRangeEnd w:id="26"/>
    </w:p>
    <w:p>
      <w:pPr>
        <w:spacing w:after="120" w:line="288" w:lineRule="auto"/>
        <w:jc w:val="both"/>
        <w:rPr>
          <w:del w:author="Test Author" w:date="2026-01-16T18:38:14Z" w:id="20"/>
        </w:rPr>
      </w:pPr>
      <w:moveFromRangeStart w:author="Test Author" w:date="2026-01-16T18:38:14Z" w:name="move2" w:id="29"/>
      <w:moveFrom w:author="Test Author" w:date="2026-01-16T18:38:14Z" w:id="30">
        <w:r>
          <w:delText>5.4 O exercício social encerra-se em [DATA], quando serão levantadas as demonstrações contábeis, sem prejuízo de balancetes intermediários para fins de deliberação sobre distribuição de resultados.</w:delText>
        </w:r>
      </w:moveFrom>
      <w:moveFromRangeEnd w:id="29"/>
    </w:p>
    <w:p>
      <w:pPr>
        <w:spacing w:after="120" w:line="288" w:lineRule="auto"/>
        <w:jc w:val="both"/>
      </w:pPr>
      <w:r>
        <w:t>CAPITAL SOCIAL, QUOTAS, SUBSCRIÇÃO E INTEGRALIZAÇÃO</w:t>
      </w:r>
    </w:p>
    <w:p>
      <w:pPr>
        <w:spacing w:after="120" w:line="288" w:lineRule="auto"/>
        <w:jc w:val="both"/>
      </w:pPr>
      <w:r>
        <w:t>6.1 O Capital Social é de R$ [VALOR], dividido em [NÚMERO] quotas com valor nominal de R$ [VALOR], subscritas e integralizadas pelos Sócios nas seguintes proporções:</w:t>
      </w:r>
    </w:p>
    <w:p>
      <w:pPr>
        <w:pStyle w:val="ListBullet"/>
        <w:spacing w:after="120" w:line="288" w:lineRule="auto"/>
        <w:jc w:val="both"/>
      </w:pPr>
      <w:r>
        <w:t>[SÓCIO 1]: [NÚMERO] quotas, total R$ [VALOR], equivalente a [PERCENTUAL]% do capital.</w:t>
      </w:r>
    </w:p>
    <w:p>
      <w:pPr>
        <w:pStyle w:val="ListBullet"/>
        <w:spacing w:after="120" w:line="288" w:lineRule="auto"/>
        <w:jc w:val="both"/>
      </w:pPr>
      <w:r>
        <w:t>[SÓCIO 2]: [NÚMERO] quotas, total R$ [VALOR], equivalente a [PERCENTUAL]%. [adapte para todos os Sócios]</w:t>
      </w:r>
    </w:p>
    <w:p>
      <w:pPr>
        <w:spacing w:after="120" w:line="288" w:lineRule="auto"/>
        <w:jc w:val="both"/>
      </w:pPr>
      <w:r>
        <w:t>6.2 Integralização:</w:t>
      </w:r>
    </w:p>
    <w:p>
      <w:pPr>
        <w:pStyle w:val="ListBullet"/>
        <w:spacing w:after="120" w:line="288" w:lineRule="auto"/>
        <w:jc w:val="both"/>
      </w:pPr>
      <w:r>
        <w:t>[OPÇÃO A – Dinheiro]: em moeda corrente nacional, à vista/parcelado conforme cronograma: [detalhar parcelas, vencimentos, atualização e encargos].</w:t>
      </w:r>
    </w:p>
    <w:p>
      <w:pPr>
        <w:pStyle w:val="ListBullet"/>
        <w:spacing w:after="120" w:line="288" w:lineRule="auto"/>
        <w:jc w:val="both"/>
      </w:pPr>
      <w:r>
        <w:t>[OPÇÃO B – Bens]: mediante conferência dos seguintes bens suscetíveis de avaliação em dinheiro: [descrever], avaliados por [laudo de avaliação/relatório técnico] anexo, respondendo o Sócio pela evicção e vícios (CC, arts. 1.004 e 1.055, §1º).</w:t>
      </w:r>
    </w:p>
    <w:p>
      <w:pPr>
        <w:pStyle w:val="ListBullet"/>
        <w:spacing w:after="120" w:line="288" w:lineRule="auto"/>
        <w:jc w:val="both"/>
      </w:pPr>
      <w:r>
        <w:t>[OPÇÃO C – Serviços]: [NOTA DO REDATOR: Contribuições em serviços não são aceitas como capital em sociedades empresárias limitadas; admitem-se em sociedades simples. Se necessário, estruturar via prestação de serviços ou planos de incentivo/vesting, sem integralização de capital com serviços.]</w:t>
      </w:r>
    </w:p>
    <w:p>
      <w:pPr>
        <w:spacing w:after="120" w:line="288" w:lineRule="auto"/>
        <w:jc w:val="both"/>
      </w:pPr>
      <w:r>
        <w:t>6.3 Chamadas de capital: A Sociedade poderá aprovar aumentos de capital e realizar chamadas aos Sócios, nos termos da Cláusula 7.3 e Cláusula 11, preservado o direito de preferência, salvo deliberação em contrário nos termos legais.</w:t>
      </w:r>
    </w:p>
    <w:p>
      <w:pPr>
        <w:spacing w:after="120" w:line="288" w:lineRule="auto"/>
        <w:jc w:val="both"/>
      </w:pPr>
      <w:r>
        <w:t xml:space="preserve">6.4 Mora na integralização: O Sócio em mora sujeita-se a (i) multa de [X]% e juros de [Y]% a.m.; (ii) atualização pelo [índice]; (iii) suspensão de direitos políticos e econômicos até a purgação; e (iv) eventual redução da participação e/ou exclusão, conforme arts. 1.004, 1.058 e 1.085 do CC, </w:t>
      </w:r>
      <w:del w:author="Test Author" w:date="2026-01-16T18:38:14Z" w:id="21">
        <w:r>
          <w:delText>observando-se contraditório e ampla defesa.</w:delText>
        </w:r>
      </w:del>
      <w:moveToRangeStart w:author="Test Author" w:date="2026-01-16T18:38:14Z" w:name="move1" w:id="33"/>
      <w:moveTo w:author="Test Author" w:date="2026-01-16T18:38:14Z" w:id="34">
        <w:r>
          <w:t>obse, PRAZO E EXERCÍCIO SOCIAL</w:t>
        </w:r>
      </w:moveTo>
      <w:moveToRangeEnd w:id="33"/>
    </w:p>
    <w:p>
      <w:pPr>
        <w:spacing w:after="120" w:line="288" w:lineRule="auto"/>
        <w:jc w:val="both"/>
        <w:rPr>
          <w:ins w:author="Test Author" w:date="2026-01-16T18:38:14Z" w:id="22"/>
        </w:rPr>
      </w:pPr>
      <w:ins w:author="Test Author" w:date="2026-01-16T18:38:14Z" w:id="23">
        <w:r>
          <w:t>5.1 Nome empresarial: [NOME EMPRESARIAL] LTDA. (sempre com o sufixo “Ltda.”).</w:t>
        </w:r>
      </w:ins>
    </w:p>
    <w:p>
      <w:pPr>
        <w:spacing w:after="120" w:line="288" w:lineRule="auto"/>
        <w:jc w:val="both"/>
        <w:rPr>
          <w:ins w:author="Test Author" w:date="2026-01-16T18:38:14Z" w:id="24"/>
        </w:rPr>
      </w:pPr>
      <w:ins w:author="Test Author" w:date="2026-01-16T18:38:14Z" w:id="25">
        <w:r>
          <w:t>5.2 Sede: [endereço completo: logradouro, nº, complemento, bairro, município, UF, CEP]. [OPÇÃO: Estabelecer filiais/escritórios mediante deliberação da Administração ou dos Sócios, conforme Cláusula 11.]</w:t>
        </w:r>
      </w:ins>
    </w:p>
    <w:p>
      <w:pPr>
        <w:spacing w:after="120" w:line="288" w:lineRule="auto"/>
        <w:jc w:val="both"/>
        <w:rPr>
          <w:ins w:author="Test Author" w:date="2026-01-16T18:38:14Z" w:id="26"/>
        </w:rPr>
      </w:pPr>
      <w:ins w:author="Test Author" w:date="2026-01-16T18:38:14Z" w:id="27">
        <w:r>
          <w:t>5.3 Prazo de duração: por prazo [determinado: até [DATA]; ou indeterminado].</w:t>
        </w:r>
      </w:ins>
    </w:p>
    <w:p>
      <w:pPr>
        <w:spacing w:after="120" w:line="288" w:lineRule="auto"/>
        <w:jc w:val="both"/>
        <w:rPr>
          <w:ins w:author="Test Author" w:date="2026-01-16T18:38:14Z" w:id="28"/>
        </w:rPr>
      </w:pPr>
      <w:ins w:author="Test Author" w:date="2026-01-16T18:38:14Z" w:id="29">
        <w:r>
          <w:t>5.4 O exercício social encerra-se em [DATA], quando serão levantadas as demonstrações contábeis, sem prejuízo de balancetes intermediários para fins de deliberação sobre distribuição de resultados.</w:t>
        </w:r>
      </w:ins>
    </w:p>
    <w:p>
      <w:pPr>
        <w:spacing w:after="120" w:line="288" w:lineRule="auto"/>
        <w:jc w:val="both"/>
        <w:rPr>
          <w:ins w:author="Test Author" w:date="2026-01-16T18:38:14Z" w:id="30"/>
        </w:rPr>
      </w:pPr>
      <w:ins w:author="Test Author" w:date="2026-01-16T18:38:14Z" w:id="31">
        <w:r>
          <w:t>rvando-se contraditório e ampla defesa.</w:t>
        </w:r>
      </w:ins>
    </w:p>
    <w:p>
      <w:pPr>
        <w:spacing w:after="120" w:line="288" w:lineRule="auto"/>
        <w:jc w:val="both"/>
      </w:pPr>
      <w:r>
        <w:t>6.5 Índice de atualização: [OPÇÃO: IPCA/IGP-M/INPC], aplicado somente a parcelas vincendas de integralização (se houver), vedada indexação do capital social.</w:t>
      </w:r>
    </w:p>
    <w:p>
      <w:pPr>
        <w:spacing w:after="120" w:line="288" w:lineRule="auto"/>
        <w:jc w:val="both"/>
      </w:pPr>
      <w:r>
        <w:t>ESTABILIDADE SOCIETÁRIA: LOCK-UP, STANDSTILL, VESTING</w:t>
      </w:r>
    </w:p>
    <w:p>
      <w:pPr>
        <w:spacing w:after="120" w:line="288" w:lineRule="auto"/>
        <w:jc w:val="both"/>
      </w:pPr>
      <w:r>
        <w:t>7.1 Lock-up: Fica vedada a alienação, oneração ou promessa de alienação de quotas por [prazo de 12–24 meses] a contar de [data de emissão/fechamento], salvo (i) transferências intragrupo; (ii) exercício de Tag/Drag; (iii) M&amp;A aprovado nos termos da Cláusula 11; ou (iv) autorização dos Sócios por [quórum aplicável].</w:t>
      </w:r>
    </w:p>
    <w:p>
      <w:pPr>
        <w:spacing w:after="120" w:line="288" w:lineRule="auto"/>
        <w:jc w:val="both"/>
      </w:pPr>
      <w:r>
        <w:t>7.2 Standstill: Durante o lock-up, os Sócios não poderão (i) fomentar combinações societárias concorrentes; (ii) organizar consórcios de voto para frustrar Matérias Reservadas; (iii) onerar quotas sem aprovação prévia conforme Cláusula 8.</w:t>
      </w:r>
    </w:p>
    <w:p>
      <w:pPr>
        <w:spacing w:after="120" w:line="288" w:lineRule="auto"/>
        <w:jc w:val="both"/>
      </w:pPr>
      <w:r>
        <w:t>7.3 Aumentos de capital: Poderão ocorrer por deliberação dos Sócios (art. 1.076, CC), com preservação do direito de preferência proporcional e prazo de [30] dias para exercício, salvo renúncia.</w:t>
      </w:r>
    </w:p>
    <w:p>
      <w:pPr>
        <w:spacing w:after="120" w:line="288" w:lineRule="auto"/>
        <w:jc w:val="both"/>
      </w:pPr>
      <w:r>
        <w:t>7.4 Penalidades: Violação ao lock-up/standstill sujeita o infrator a multa de [10–20]% do preço da operação vedada, além de perdas e danos e obrigação de desfazer o ato.</w:t>
      </w:r>
    </w:p>
    <w:p>
      <w:pPr>
        <w:spacing w:after="120" w:line="288" w:lineRule="auto"/>
        <w:jc w:val="both"/>
      </w:pPr>
      <w:r>
        <w:t>7.5 Exceções de liquidez: [OPÇÃO – SAFE/convertible]: conversão de instrumentos em quotas nas hipóteses contratadas; [OPÇÃO – ESOP/Plano de Incentivo]: utilização de quotas em tesouraria ou aumento de capital condicionado, observando-se limites legais.</w:t>
      </w:r>
    </w:p>
    <w:p>
      <w:pPr>
        <w:spacing w:after="120" w:line="288" w:lineRule="auto"/>
        <w:jc w:val="both"/>
      </w:pPr>
      <w:r>
        <w:t>7.6 Vesting: [OPÇÃO – ON] Quotas sujeitas a vesting serão depositadas em condição suspensiva, com cliff de [12] meses e aquisição linear em [36–48] meses, sujeito a good leaver/bad leaver; [prever critérios, preço de recompra, eventos de aceleração]. [NOTA: Evitar integralização com serviços; estruturar como opção de subscrição/compra condicionada.]</w:t>
      </w:r>
    </w:p>
    <w:p>
      <w:pPr>
        <w:spacing w:after="120" w:line="288" w:lineRule="auto"/>
        <w:jc w:val="both"/>
      </w:pPr>
      <w:r>
        <w:t>CESSÃO, ÔNUS E DIREITO DE PREFERÊNCIA SOBRE QUOTAS</w:t>
      </w:r>
    </w:p>
    <w:p>
      <w:pPr>
        <w:spacing w:after="120" w:line="288" w:lineRule="auto"/>
        <w:jc w:val="both"/>
      </w:pPr>
      <w:r>
        <w:t>8.1 Livre cessão entre Sócios, salvo ajustes de preferência, lock-up e demais restrições deste Contrato.</w:t>
      </w:r>
    </w:p>
    <w:p>
      <w:pPr>
        <w:spacing w:after="120" w:line="288" w:lineRule="auto"/>
        <w:jc w:val="both"/>
      </w:pPr>
      <w:r>
        <w:t>8.2 Cessão a terceiros: Sujeita-se ao art. 1.057 do CC e às regras abaixo:</w:t>
      </w:r>
    </w:p>
    <w:p>
      <w:pPr>
        <w:spacing w:after="120" w:line="288" w:lineRule="auto"/>
        <w:jc w:val="both"/>
      </w:pPr>
      <w:r>
        <w:t xml:space="preserve">Consentimento: dependerá de aprovação de Sócios titulares de, no mínimo, [2/3] do capital social, salvo estipulação </w:t>
      </w:r>
      <w:del w:author="Test Author" w:date="2026-01-16T18:38:14Z" w:id="32">
        <w:r>
          <w:delText>diversa mais rigorosa.</w:delText>
        </w:r>
      </w:del>
      <w:ins w:author="Test Author" w:date="2026-01-16T18:38:14Z" w:id="33">
        <w:r>
          <w:t>dive, PRAZO E EXERCÍCIO SOCIAL</w:t>
        </w:r>
      </w:ins>
    </w:p>
    <w:p>
      <w:pPr>
        <w:spacing w:after="120" w:line="288" w:lineRule="auto"/>
        <w:jc w:val="both"/>
        <w:rPr>
          <w:ins w:author="Test Author" w:date="2026-01-16T18:38:14Z" w:id="34"/>
        </w:rPr>
      </w:pPr>
      <w:moveToRangeStart w:author="Test Author" w:date="2026-01-16T18:38:14Z" w:name="move2" w:id="47"/>
      <w:moveTo w:author="Test Author" w:date="2026-01-16T18:38:14Z" w:id="48">
        <w:r>
          <w:t>5.1 Nome empresarial: [NOME EMPRESARIAL] LTDA. (sempre com o sufixo “Ltda.”).</w:t>
        </w:r>
      </w:moveTo>
      <w:moveToRangeEnd w:id="47"/>
    </w:p>
    <w:p>
      <w:pPr>
        <w:spacing w:after="120" w:line="288" w:lineRule="auto"/>
        <w:jc w:val="both"/>
        <w:rPr>
          <w:ins w:author="Test Author" w:date="2026-01-16T18:38:14Z" w:id="35"/>
        </w:rPr>
      </w:pPr>
      <w:moveToRangeStart w:author="Test Author" w:date="2026-01-16T18:38:14Z" w:name="move2" w:id="50"/>
      <w:moveTo w:author="Test Author" w:date="2026-01-16T18:38:14Z" w:id="51">
        <w:r>
          <w:t>5.2 Sede: [endereço completo: logradouro, nº, complemento, bairro, município, UF, CEP]. [OPÇÃO: Estabelecer filiais/escritórios mediante deliberação da Administração ou dos Sócios, conforme Cláusula 11.]</w:t>
        </w:r>
      </w:moveTo>
      <w:moveToRangeEnd w:id="50"/>
    </w:p>
    <w:p>
      <w:pPr>
        <w:spacing w:after="120" w:line="288" w:lineRule="auto"/>
        <w:jc w:val="both"/>
        <w:rPr>
          <w:ins w:author="Test Author" w:date="2026-01-16T18:38:14Z" w:id="36"/>
        </w:rPr>
      </w:pPr>
      <w:moveToRangeStart w:author="Test Author" w:date="2026-01-16T18:38:14Z" w:name="move2" w:id="53"/>
      <w:moveTo w:author="Test Author" w:date="2026-01-16T18:38:14Z" w:id="54">
        <w:r>
          <w:t>5.3 Prazo de duração: por prazo [determinado: até [DATA]; ou indeterminado].</w:t>
        </w:r>
      </w:moveTo>
      <w:moveToRangeEnd w:id="53"/>
    </w:p>
    <w:p>
      <w:pPr>
        <w:spacing w:after="120" w:line="288" w:lineRule="auto"/>
        <w:jc w:val="both"/>
        <w:rPr>
          <w:ins w:author="Test Author" w:date="2026-01-16T18:38:14Z" w:id="37"/>
        </w:rPr>
      </w:pPr>
      <w:moveToRangeStart w:author="Test Author" w:date="2026-01-16T18:38:14Z" w:name="move2" w:id="56"/>
      <w:moveTo w:author="Test Author" w:date="2026-01-16T18:38:14Z" w:id="57">
        <w:r>
          <w:t>5.4 O exercício social encerra-se em [DATA], quando serão levantadas as demonstrações contábeis, sem prejuízo de balancetes intermediários para fins de deliberação sobre distribuição de resultados.</w:t>
        </w:r>
      </w:moveTo>
      <w:moveToRangeEnd w:id="56"/>
    </w:p>
    <w:p>
      <w:pPr>
        <w:pStyle w:val="ListBullet"/>
        <w:spacing w:after="120" w:line="288" w:lineRule="auto"/>
        <w:jc w:val="both"/>
        <w:rPr>
          <w:ins w:author="Test Author" w:date="2026-01-16T18:38:14Z" w:id="38"/>
        </w:rPr>
      </w:pPr>
      <w:moveToRangeStart w:author="Test Author" w:date="2026-01-16T18:38:14Z" w:name="move2" w:id="59"/>
      <w:moveTo w:author="Test Author" w:date="2026-01-16T18:38:14Z" w:id="60">
        <w:r>
          <w:t>rsa mais rigorosa.</w:t>
        </w:r>
      </w:moveTo>
      <w:moveToRangeEnd w:id="59"/>
    </w:p>
    <w:p>
      <w:pPr>
        <w:pStyle w:val="ListBullet"/>
        <w:spacing w:after="120" w:line="288" w:lineRule="auto"/>
        <w:jc w:val="both"/>
      </w:pPr>
      <w:r>
        <w:t>Direito de preferência (ROFR): os demais Sócios terão preferência na aquisição das quotas ofertadas a terceiro, nas mesmas condições, com prazo de [30] dias para exercício após notificação contendo preço, condições e prazo (documentadas).</w:t>
      </w:r>
    </w:p>
    <w:p>
      <w:pPr>
        <w:pStyle w:val="ListBullet"/>
        <w:spacing w:after="120" w:line="288" w:lineRule="auto"/>
        <w:jc w:val="both"/>
      </w:pPr>
      <w:r>
        <w:t>Oposição: Na ausência de consentimento nos termos legais e contratuais, a cessão não produzirá efeitos perante a Sociedade e terceiros até registro do aditivo na Junta.</w:t>
      </w:r>
    </w:p>
    <w:p>
      <w:pPr>
        <w:spacing w:after="120" w:line="288" w:lineRule="auto"/>
        <w:jc w:val="both"/>
      </w:pPr>
      <w:r>
        <w:t>8.3 Ônus sobre quotas: A oneração, penhor, cessão fiduciária ou gravame sobre quotas depende de aprovação de Sócios representando [maioria/2/3] do capital e subordina o credor às regras deste Contrato.</w:t>
      </w:r>
    </w:p>
    <w:p>
      <w:pPr>
        <w:spacing w:after="120" w:line="288" w:lineRule="auto"/>
        <w:jc w:val="both"/>
      </w:pPr>
      <w:r>
        <w:t>8.4 Condições precedentes e declarações: Qualquer cessão sujeita-se à inexistência de default do cedente, cumprimento de lock-up/standstill, e à adesão do cessionário a este Contrato e a eventual Acordo de Quotistas.</w:t>
      </w:r>
    </w:p>
    <w:p>
      <w:pPr>
        <w:spacing w:after="120" w:line="288" w:lineRule="auto"/>
        <w:jc w:val="both"/>
      </w:pPr>
      <w:r>
        <w:t>MECANISMOS DE LIQUIDEZ: ROFO/ROFR, TAG-ALONG, DRAG-ALONG</w:t>
      </w:r>
    </w:p>
    <w:p>
      <w:pPr>
        <w:spacing w:after="120" w:line="288" w:lineRule="auto"/>
        <w:jc w:val="both"/>
      </w:pPr>
      <w:r>
        <w:t>9.1 ROFO (right of first offer) [OPÇÃO – ON]: Antes de negociar com terceiro, o Sócio vendedor ofertará suas quotas aos demais Sócios, informando preço e condições propostos; prazo para resposta: [15] dias; negociação de boa-fé por [15] dias; na ausência de acordo, poderá negociar com terceiro por condições não mais favoráveis do que as ofertadas.</w:t>
      </w:r>
    </w:p>
    <w:p>
      <w:pPr>
        <w:spacing w:after="120" w:line="288" w:lineRule="auto"/>
        <w:jc w:val="both"/>
      </w:pPr>
      <w:r>
        <w:t>9.2 ROFR (right of first refusal) [OPÇÃO – ON]: Recebida proposta firme de terceiro, o Sócio vendedor notificará os demais Sócios (com cópia da proposta), que poderão exercer preferência em [30] dias nas mesmas condições.</w:t>
      </w:r>
    </w:p>
    <w:p>
      <w:pPr>
        <w:spacing w:after="120" w:line="288" w:lineRule="auto"/>
        <w:jc w:val="both"/>
      </w:pPr>
      <w:r>
        <w:t>9.3 Tag-along [OPÇÃO – ON]: Na venda que resulte na transferência de controle ou de [50%+] do capital votante/econômico, os Sócios minoritários terão direito de vender suas quotas nas mesmas condições e preço por quota (pari passu), em proporção a sua participação, com prazo de adesão de [15–30] dias.</w:t>
      </w:r>
    </w:p>
    <w:p>
      <w:pPr>
        <w:spacing w:after="120" w:line="288" w:lineRule="auto"/>
        <w:jc w:val="both"/>
      </w:pPr>
      <w:r>
        <w:t>9.4 Drag-along [OPÇÃO – ON]: Aprovada a venda de [&gt;50–66%] do capital a terceiro, os Sócios remanescentes obrigam-se a vender suas quotas nas mesmas condições (salvaguardas: preço justo, pagamento à vista/escrow, declarações limitadas a título/autoridade, indenizações proporcionais), podendo exigir laudo de avaliação independente se não houver preço de mercado.</w:t>
      </w:r>
    </w:p>
    <w:p>
      <w:pPr>
        <w:spacing w:after="120" w:line="288" w:lineRule="auto"/>
        <w:jc w:val="both"/>
      </w:pPr>
      <w:r>
        <w:t>9.5 Preço/valoração: Para exercícios de Tag/Drag e ROFR, o preço poderá ser: (i) de mercado; (ii) apurado por múltiplos [EV/EBITDA, receita] com ajustes de dívida líquida e capital de giro alvo; (iii) por laudo independente [avaliador registrado/empresa de auditoria]; critérios definidos no Anexo A.</w:t>
      </w:r>
    </w:p>
    <w:p>
      <w:pPr>
        <w:spacing w:after="120" w:line="288" w:lineRule="auto"/>
        <w:jc w:val="both"/>
      </w:pPr>
      <w:r>
        <w:t>GOVERNANÇA, ADMINISTRAÇÃO E REGÊNCIA SUPLETIVA</w:t>
      </w:r>
    </w:p>
    <w:p>
      <w:pPr>
        <w:spacing w:after="120" w:line="288" w:lineRule="auto"/>
        <w:jc w:val="both"/>
      </w:pPr>
      <w:r>
        <w:t>10.1 Regência supletiva: [OPÇÃO A – ON] A Sociedade será regida supletivamente pela Lei nº 6.404/1976 (LSA), no que couber (CC, art. 1.053, parágrafo único). [OPÇÃO B – OFF] A Sociedade será regida exclusivamente pelas normas da LTDA do Código Civil.</w:t>
      </w:r>
    </w:p>
    <w:p>
      <w:pPr>
        <w:spacing w:after="120" w:line="288" w:lineRule="auto"/>
        <w:jc w:val="both"/>
      </w:pPr>
      <w:r>
        <w:t>10.2 Estrutura: A administração caberá a [1] ou mais administradores, Sócios ou não, residentes no Brasil, com mandato de [prazo], eleitos e destituíveis nos termos deste Contrato e da lei.</w:t>
      </w:r>
    </w:p>
    <w:p>
      <w:pPr>
        <w:spacing w:after="120" w:line="288" w:lineRule="auto"/>
        <w:jc w:val="both"/>
      </w:pPr>
      <w:r>
        <w:t>10.3 Investidura: A investidura dar-se-á com a assinatura do termo de posse (em livro próprio ou instrumento à parte), após assinatura do contrato e, se aplicável, arquivamento na Junta.</w:t>
      </w:r>
    </w:p>
    <w:p>
      <w:pPr>
        <w:spacing w:after="120" w:line="288" w:lineRule="auto"/>
        <w:jc w:val="both"/>
      </w:pPr>
      <w:r>
        <w:t>10.4 Poderes e deveres: Os administradores deverão observar os deveres de diligência e lealdade (CC, art. 1.011), agir no interesse da Sociedade, evitar conflitos de interesse e cumprir políticas internas.</w:t>
      </w:r>
    </w:p>
    <w:p>
      <w:pPr>
        <w:spacing w:after="120" w:line="288" w:lineRule="auto"/>
        <w:jc w:val="both"/>
      </w:pPr>
      <w:r>
        <w:t>10.5 Representação: A Sociedade será representada por [regra de assinaturas: isoladamente/conjunta por 2 administradores/um administrador + procurador], vedada a prática de atos fora do objeto.</w:t>
      </w:r>
    </w:p>
    <w:p>
      <w:pPr>
        <w:spacing w:after="120" w:line="288" w:lineRule="auto"/>
        <w:jc w:val="both"/>
      </w:pPr>
      <w:r>
        <w:t>10.6 Remuneração: A remuneração anual global dos administradores será fixada por deliberação dos Sócios, cabendo à Administração a distribuição interna, salvo decisão em contrário.</w:t>
      </w:r>
    </w:p>
    <w:p>
      <w:pPr>
        <w:spacing w:after="120" w:line="288" w:lineRule="auto"/>
        <w:jc w:val="both"/>
      </w:pPr>
      <w:r>
        <w:t>10.7 Impedimentos e conflitos: Administradores deverão revelar conflito de interesse e abster-se de votar/atuar no tema conflituoso. Atos com partes relacionadas exigem aprovação nos termos da Cláusula 11 e política aplicável.</w:t>
      </w:r>
    </w:p>
    <w:p>
      <w:pPr>
        <w:spacing w:after="120" w:line="288" w:lineRule="auto"/>
        <w:jc w:val="both"/>
      </w:pPr>
      <w:r>
        <w:t>10.8 Substituição/suspensão: Por impedimento, ausência ou vacância, observar-se-á [cronograma de substituição]. A suspensão cautelar poderá ser deliberada por [maioria/2/3] do capital em caso de falta grave.</w:t>
      </w:r>
    </w:p>
    <w:p>
      <w:pPr>
        <w:spacing w:after="120" w:line="288" w:lineRule="auto"/>
        <w:jc w:val="both"/>
      </w:pPr>
      <w:r>
        <w:t>10.9 Reuniões/assembleias de Sócios: Convocação por [e-mail com confirmação de leitura + aviso no portal], com antecedência mínima de [8–15] dias, salvo renúncia. Admite-se realização digital ou semipresencial, voto a distância e assinaturas eletrônicas, com registro em ata, nos termos da legislação aplicável (Lei 14.030/2020; IN DREI 81/2020).</w:t>
      </w:r>
    </w:p>
    <w:p>
      <w:pPr>
        <w:spacing w:after="120" w:line="288" w:lineRule="auto"/>
        <w:jc w:val="both"/>
      </w:pPr>
      <w:r>
        <w:t>QUÓRUNS E MATÉRIAS RESERVADAS (ATUALIZAÇÃO PELA LEI 14.451/2022)</w:t>
      </w:r>
    </w:p>
    <w:p>
      <w:pPr>
        <w:spacing w:after="120" w:line="288" w:lineRule="auto"/>
        <w:jc w:val="both"/>
      </w:pPr>
      <w:r>
        <w:t>11.1 Deliberações: Salvo quóruns especiais, as deliberações serão tomadas pela maioria do capital social (CC, art. 1.076, II).</w:t>
      </w:r>
    </w:p>
    <w:p>
      <w:pPr>
        <w:spacing w:after="120" w:line="288" w:lineRule="auto"/>
        <w:jc w:val="both"/>
      </w:pPr>
      <w:r>
        <w:t>11.2 Quóruns especiais:</w:t>
      </w:r>
    </w:p>
    <w:p>
      <w:pPr>
        <w:pStyle w:val="ListBullet"/>
        <w:spacing w:after="120" w:line="288" w:lineRule="auto"/>
        <w:jc w:val="both"/>
      </w:pPr>
      <w:r>
        <w:t>Modificação do Contrato Social, incorporação, fusão, dissolução ou cessação de liquidação: exigem voto de, no mínimo, 2/3 do capital social (CC, art. 1.076, I, com redação da Lei 14.451/2022).</w:t>
      </w:r>
    </w:p>
    <w:p>
      <w:pPr>
        <w:pStyle w:val="ListBullet"/>
        <w:spacing w:after="120" w:line="288" w:lineRule="auto"/>
        <w:jc w:val="both"/>
      </w:pPr>
      <w:r>
        <w:t>Designação de administrador não Sócio: (i) 2/3 do capital enquanto não integralizado; (ii) maioria do capital após integralização total (CC, art. 1.061, com redação da Lei 14.451/2022).</w:t>
      </w:r>
    </w:p>
    <w:p>
      <w:pPr>
        <w:spacing w:after="120" w:line="288" w:lineRule="auto"/>
        <w:jc w:val="both"/>
      </w:pPr>
      <w:r>
        <w:t>11.3 Matérias Reservadas [OPÇÃO – LISTA PERSONALIZÁVEL]: exigem aprovação por [2/3/maioria qualificada de 60–75%] e/ou veto de determinado Investidor, conforme Anexo A e, se aplicável, Acordo de Quotistas:</w:t>
      </w:r>
    </w:p>
    <w:p>
      <w:pPr>
        <w:pStyle w:val="ListBullet"/>
        <w:spacing w:after="120" w:line="288" w:lineRule="auto"/>
        <w:jc w:val="both"/>
      </w:pPr>
      <w:r>
        <w:t>Alteração do Contrato Social; aumento/redução de capital; emissão de instrumentos conversíveis.</w:t>
      </w:r>
    </w:p>
    <w:p>
      <w:pPr>
        <w:pStyle w:val="ListBullet"/>
        <w:spacing w:after="120" w:line="288" w:lineRule="auto"/>
        <w:jc w:val="both"/>
      </w:pPr>
      <w:r>
        <w:t>M&amp;A, cisão, incorporação, venda de ativos relevantes ([&gt;20%] do ativo total), reorganização societária.</w:t>
      </w:r>
    </w:p>
    <w:p>
      <w:pPr>
        <w:pStyle w:val="ListBullet"/>
        <w:spacing w:after="120" w:line="288" w:lineRule="auto"/>
        <w:jc w:val="both"/>
      </w:pPr>
      <w:r>
        <w:t>Endividamento acima de [limite], concessão de garantias acima de [limite].</w:t>
      </w:r>
    </w:p>
    <w:p>
      <w:pPr>
        <w:pStyle w:val="ListBullet"/>
        <w:spacing w:after="120" w:line="288" w:lineRule="auto"/>
        <w:jc w:val="both"/>
      </w:pPr>
      <w:r>
        <w:t>Política de dividendos e constituição de reservas.</w:t>
      </w:r>
    </w:p>
    <w:p>
      <w:pPr>
        <w:pStyle w:val="ListBullet"/>
        <w:spacing w:after="120" w:line="288" w:lineRule="auto"/>
        <w:jc w:val="both"/>
      </w:pPr>
      <w:r>
        <w:t>Admissão de novo Sócio; exclusão de Sócio; compra de quotas pela Sociedade.</w:t>
      </w:r>
    </w:p>
    <w:p>
      <w:pPr>
        <w:pStyle w:val="ListBullet"/>
        <w:spacing w:after="120" w:line="288" w:lineRule="auto"/>
        <w:jc w:val="both"/>
      </w:pPr>
      <w:r>
        <w:t>Eleição/destituição de administradores; fixação de remuneração.</w:t>
      </w:r>
    </w:p>
    <w:p>
      <w:pPr>
        <w:pStyle w:val="ListBullet"/>
        <w:spacing w:after="120" w:line="288" w:lineRule="auto"/>
        <w:jc w:val="both"/>
      </w:pPr>
      <w:r>
        <w:t>Aprovação de orçamento anual e plano de negócios.</w:t>
      </w:r>
    </w:p>
    <w:p>
      <w:pPr>
        <w:pStyle w:val="ListBullet"/>
        <w:spacing w:after="120" w:line="288" w:lineRule="auto"/>
        <w:jc w:val="both"/>
      </w:pPr>
      <w:r>
        <w:t>Opção por Arbitragem; celebração/alteração de Acordo de Quotistas.</w:t>
      </w:r>
    </w:p>
    <w:p>
      <w:pPr>
        <w:spacing w:after="120" w:line="288" w:lineRule="auto"/>
        <w:jc w:val="both"/>
      </w:pPr>
      <w:r>
        <w:t>DIREITOS ECONÔMICOS E POLÍTICA DE RESULTADOS</w:t>
      </w:r>
    </w:p>
    <w:p>
      <w:pPr>
        <w:spacing w:after="120" w:line="288" w:lineRule="auto"/>
        <w:jc w:val="both"/>
      </w:pPr>
      <w:r>
        <w:t>12.1 Participação nos lucros e perdas: Salvo estipulação diversa unânime, a distribuição de lucros observará a proporção das quotas (CC, arts. 997, VII; 1.007 e 1.008). É vedada a exclusão de Sócio de participar dos lucros. [OPÇÃO: distribuição diferenciada condicionada a metas/indicadores, respeitados os limites legais e a boa-fé.]</w:t>
      </w:r>
    </w:p>
    <w:p>
      <w:pPr>
        <w:spacing w:after="120" w:line="288" w:lineRule="auto"/>
        <w:jc w:val="both"/>
      </w:pPr>
      <w:r>
        <w:t>12.2 Lucros intermediários: Admitida distribuição de lucros com base em balanços/balancetes intermediários, observadas a legislação societária e fiscal, e a preservação da solvência.</w:t>
      </w:r>
    </w:p>
    <w:p>
      <w:pPr>
        <w:spacing w:after="120" w:line="288" w:lineRule="auto"/>
        <w:jc w:val="both"/>
      </w:pPr>
      <w:r>
        <w:t>12.3 Retenção de lucros: Permitida a retenção para reinvestimento, cobertura de perdas ou formação de reservas, mediante justificativa em orçamento/plano aprovado.</w:t>
      </w:r>
    </w:p>
    <w:p>
      <w:pPr>
        <w:spacing w:after="120" w:line="288" w:lineRule="auto"/>
        <w:jc w:val="both"/>
      </w:pPr>
      <w:r>
        <w:t>12.4 Antidiluição [OPÇÃO – ON]:</w:t>
      </w:r>
    </w:p>
    <w:p>
      <w:pPr>
        <w:pStyle w:val="ListBullet"/>
        <w:spacing w:after="120" w:line="288" w:lineRule="auto"/>
        <w:jc w:val="both"/>
      </w:pPr>
      <w:r>
        <w:t>Weighted average: No aumento de capital por emissão a preço inferior ao preço de referência do Investidor, o Investidor terá direito a ajuste proporcional por fórmula de média ponderada definida no Anexo A.</w:t>
      </w:r>
    </w:p>
    <w:p>
      <w:pPr>
        <w:pStyle w:val="ListBullet"/>
        <w:spacing w:after="120" w:line="288" w:lineRule="auto"/>
        <w:jc w:val="both"/>
      </w:pPr>
      <w:r>
        <w:t>Full ratchet: Alternativamente, o Investidor poderá optar por ajuste integral (full ratchet), mediante emissão adicional de quotas, sujeita aos limites legais e quóruns aplicáveis. [NOTA DO REDATOR: Mecanismos de antidiluição devem ser compatibilizados com o regime de quotas da LTDA, preferencialmente por ajustes em aumentos de capital e direitos de subscrição; validar efeitos contábeis/registrários.]</w:t>
      </w:r>
    </w:p>
    <w:p>
      <w:pPr>
        <w:spacing w:after="120" w:line="288" w:lineRule="auto"/>
        <w:jc w:val="both"/>
      </w:pPr>
      <w:r>
        <w:t>PROTEÇÕES A INVESTIDORES E MINORITÁRIOS</w:t>
      </w:r>
    </w:p>
    <w:p>
      <w:pPr>
        <w:spacing w:after="120" w:line="288" w:lineRule="auto"/>
        <w:jc w:val="both"/>
      </w:pPr>
      <w:r>
        <w:t>13.1 Direitos de informação: A Administração fornecerá aos Investidores: (i) demonstrações financeiras anuais [auditadas, se aplicável]; (ii) balancetes trimestrais; (iii) relatórios de gestão e KPIs; (iv) acesso aos livros e documentos, mediante aviso prévio de [5] dias.</w:t>
      </w:r>
    </w:p>
    <w:p>
      <w:pPr>
        <w:spacing w:after="120" w:line="288" w:lineRule="auto"/>
        <w:jc w:val="both"/>
      </w:pPr>
      <w:r>
        <w:t>13.2 Auditoria: Investidores poderão, às suas expensas, realizar auditorias financeiras/jurídicas com aviso prévio e sem perturbar as operações, respeitada a confidencialidade.</w:t>
      </w:r>
    </w:p>
    <w:p>
      <w:pPr>
        <w:spacing w:after="120" w:line="288" w:lineRule="auto"/>
        <w:jc w:val="both"/>
      </w:pPr>
      <w:r>
        <w:t>13.3 MFN/pari passu [OPÇÃO – ON]: Qualquer direito econômico outorgado a novos investidores em condições mais favoráveis será estendido aos Investidores existentes que detenham cláusula MFN, mediante notificação.</w:t>
      </w:r>
    </w:p>
    <w:p>
      <w:pPr>
        <w:spacing w:after="120" w:line="288" w:lineRule="auto"/>
        <w:jc w:val="both"/>
      </w:pPr>
      <w:r>
        <w:t>CONFLITOS DE INTERESSE E DEVERES FIDUCIÁRIOS</w:t>
      </w:r>
    </w:p>
    <w:p>
      <w:pPr>
        <w:spacing w:after="120" w:line="288" w:lineRule="auto"/>
        <w:jc w:val="both"/>
      </w:pPr>
      <w:r>
        <w:t>14.1 Os administradores e Sócios comprometem-se a: (i) divulgar conflitos de interesse; (ii) abster-se de votar em matérias em que tenham interesse conflitante; (iii) observar os deveres de diligência e lealdade (CC, art. 1.011).</w:t>
      </w:r>
    </w:p>
    <w:p>
      <w:pPr>
        <w:spacing w:after="120" w:line="288" w:lineRule="auto"/>
        <w:jc w:val="both"/>
      </w:pPr>
      <w:r>
        <w:t>14.2 Operações com partes relacionadas exigem aprovação por [maioria qualificada], em condições de mercado e com documentação adequada.</w:t>
      </w:r>
    </w:p>
    <w:p>
      <w:pPr>
        <w:spacing w:after="120" w:line="288" w:lineRule="auto"/>
        <w:jc w:val="both"/>
      </w:pPr>
      <w:r>
        <w:t>ADMISSÃO, RETIRADA E EXCLUSÃO DE SÓCIOS; HAVERES</w:t>
      </w:r>
    </w:p>
    <w:p>
      <w:pPr>
        <w:spacing w:after="120" w:line="288" w:lineRule="auto"/>
        <w:jc w:val="both"/>
      </w:pPr>
      <w:r>
        <w:t>15.1 Admissão de Sócio: Depende de deliberação nos termos da Cláusula 11 e adesão integral ao Contrato Social e Acordo de Quotistas, quando houver.</w:t>
      </w:r>
    </w:p>
    <w:p>
      <w:pPr>
        <w:spacing w:after="120" w:line="288" w:lineRule="auto"/>
        <w:jc w:val="both"/>
      </w:pPr>
      <w:r>
        <w:t>15.2 Retirada/denúncia: O Sócio poderá retirar-se nas hipóteses legais, mediante notificação com [60] dias de antecedência, se por prazo indeterminado, ou nos casos previstos em lei/contrato, com apuração de haveres.</w:t>
      </w:r>
    </w:p>
    <w:p>
      <w:pPr>
        <w:spacing w:after="120" w:line="288" w:lineRule="auto"/>
        <w:jc w:val="both"/>
      </w:pPr>
      <w:r>
        <w:t>15.3 Exclusão por justa causa (CC, art. 1.085): Poderá ocorrer por deliberação de Sócios titulares de mais da metade do capital social, em reunião especialmente convocada, assegurados contraditório e ampla defesa, nas hipóteses de falta grave ou inegável incapacidade de cumprir suas obrigações.</w:t>
      </w:r>
    </w:p>
    <w:p>
      <w:pPr>
        <w:spacing w:after="120" w:line="288" w:lineRule="auto"/>
        <w:jc w:val="both"/>
      </w:pPr>
      <w:r>
        <w:t>15.4 Apuração de haveres: Será apurada com base no valor econômico da Sociedade na data-base do evento (DCF/múltiplos/laudo independente), com ajustes de dívida líquida e capital de giro alvo, pagamento em até [X] parcelas mensais, corrigidas por [índice], com juros de [Y]% a.a., e garantia [se aplicável]. [NOTA: Alinhar com práticas contábeis e evitar conflito com regras fiscais.]</w:t>
      </w:r>
    </w:p>
    <w:p>
      <w:pPr>
        <w:spacing w:after="120" w:line="288" w:lineRule="auto"/>
        <w:jc w:val="both"/>
      </w:pPr>
      <w:r>
        <w:t>COMPLIANCE, CONFIDENCIALIDADE, PROTEÇÃO DE DADOS E PROPRIEDADE INTELECTUAL</w:t>
      </w:r>
    </w:p>
    <w:p>
      <w:pPr>
        <w:spacing w:after="120" w:line="288" w:lineRule="auto"/>
        <w:jc w:val="both"/>
      </w:pPr>
      <w:r>
        <w:t>16.1 Confidencialidade: Sócios e administradores manterão sigilo sobre informações confidenciais da Sociedade, por [5] anos após seu desligamento, exceto por exigência legal/regulatória ou autorização prévia.</w:t>
      </w:r>
    </w:p>
    <w:p>
      <w:pPr>
        <w:spacing w:after="120" w:line="288" w:lineRule="auto"/>
        <w:jc w:val="both"/>
      </w:pPr>
      <w:r>
        <w:t>16.2 Anticorrupção: Os Sócios e a Administração observarão a Lei nº 12.846/2013 e o Decreto nº 11.129/2022, abstendo-se de práticas de corrupção, fraude a licitações, lavagem de dinheiro, ou outras ilícitas; sujeitam-se a auditorias e sanções internas em caso de violação.</w:t>
      </w:r>
    </w:p>
    <w:p>
      <w:pPr>
        <w:spacing w:after="120" w:line="288" w:lineRule="auto"/>
        <w:jc w:val="both"/>
      </w:pPr>
      <w:r>
        <w:t>16.3 LGPD (Lei nº 13.709/2018):</w:t>
      </w:r>
    </w:p>
    <w:p>
      <w:pPr>
        <w:pStyle w:val="ListBullet"/>
        <w:spacing w:after="120" w:line="288" w:lineRule="auto"/>
        <w:jc w:val="both"/>
      </w:pPr>
      <w:r>
        <w:t>Papéis: [OPÇÃO] A Sociedade atuará como Controladora [e/ou Operadora] dos dados pessoais que tratar.</w:t>
      </w:r>
    </w:p>
    <w:p>
      <w:pPr>
        <w:pStyle w:val="ListBullet"/>
        <w:spacing w:after="120" w:line="288" w:lineRule="auto"/>
        <w:jc w:val="both"/>
      </w:pPr>
      <w:r>
        <w:t>Bases legais: O tratamento observará as bases legais aplicáveis (execução de contrato, cumprimento de obrigação legal, legítimo interesse, consentimento, etc.).</w:t>
      </w:r>
    </w:p>
    <w:p>
      <w:pPr>
        <w:pStyle w:val="ListBullet"/>
        <w:spacing w:after="120" w:line="288" w:lineRule="auto"/>
        <w:jc w:val="both"/>
      </w:pPr>
      <w:r>
        <w:t>Segurança: A Sociedade manterá medidas técnicas e organizacionais para proteção de dados, plano de resposta a incidentes, política de privacidade e registro de operações.</w:t>
      </w:r>
    </w:p>
    <w:p>
      <w:pPr>
        <w:pStyle w:val="ListBullet"/>
        <w:spacing w:after="120" w:line="288" w:lineRule="auto"/>
        <w:jc w:val="both"/>
      </w:pPr>
      <w:r>
        <w:t>DPO/Encarregado: [Nome/email], quando exigido por lei ou adotado voluntariamente.</w:t>
      </w:r>
    </w:p>
    <w:p>
      <w:pPr>
        <w:pStyle w:val="ListBullet"/>
        <w:spacing w:after="120" w:line="288" w:lineRule="auto"/>
        <w:jc w:val="both"/>
      </w:pPr>
      <w:r>
        <w:t>Incidentes: Notificação à ANPD e titulares quando necessário; reporte aos Sócios relevante para a governança.</w:t>
      </w:r>
    </w:p>
    <w:p>
      <w:pPr>
        <w:pStyle w:val="ListBullet"/>
        <w:spacing w:after="120" w:line="288" w:lineRule="auto"/>
        <w:jc w:val="both"/>
      </w:pPr>
      <w:r>
        <w:t>Contratos com terceiros: Cláusulas de proteção de dados e auditoria.</w:t>
      </w:r>
    </w:p>
    <w:p>
      <w:pPr>
        <w:spacing w:after="120" w:line="288" w:lineRule="auto"/>
        <w:jc w:val="both"/>
      </w:pPr>
      <w:r>
        <w:t>16.4 Propriedade Intelectual:</w:t>
      </w:r>
    </w:p>
    <w:p>
      <w:pPr>
        <w:pStyle w:val="ListBullet"/>
        <w:spacing w:after="120" w:line="288" w:lineRule="auto"/>
        <w:jc w:val="both"/>
      </w:pPr>
      <w:r>
        <w:t>Titularidade: Pertencerá à Sociedade toda a PI desenvolvida por administradores, empregados, prestadores e Sócios no âmbito do objeto social e com recursos/sigilo da Sociedade, mediante cessão/licença apropriada.</w:t>
      </w:r>
    </w:p>
    <w:p>
      <w:pPr>
        <w:pStyle w:val="ListBullet"/>
        <w:spacing w:after="120" w:line="288" w:lineRule="auto"/>
        <w:jc w:val="both"/>
      </w:pPr>
      <w:r>
        <w:t>Registros: A Administração diligenciará os registros (INPI, software, marcas, patentes) e preservará segredos de negócio.</w:t>
      </w:r>
    </w:p>
    <w:p>
      <w:pPr>
        <w:pStyle w:val="ListBullet"/>
        <w:spacing w:after="120" w:line="288" w:lineRule="auto"/>
        <w:jc w:val="both"/>
      </w:pPr>
      <w:r>
        <w:t>Garantias: Os Sócios declaram que ativos aportados não violam direitos de terceiros.</w:t>
      </w:r>
    </w:p>
    <w:p>
      <w:pPr>
        <w:spacing w:after="120" w:line="288" w:lineRule="auto"/>
        <w:jc w:val="both"/>
      </w:pPr>
      <w:r>
        <w:t>NÃO CONCORRÊNCIA E NÃO ALICIAMENTO</w:t>
      </w:r>
    </w:p>
    <w:p>
      <w:pPr>
        <w:spacing w:after="120" w:line="288" w:lineRule="auto"/>
        <w:jc w:val="both"/>
      </w:pPr>
      <w:r>
        <w:t>17.1 Não concorrência [OPÇÃO – ON]: Os Sócios e administradores obrigam-se a não exercer, direta ou indiretamente, atividades concorrentes com o objeto social, pelo prazo de [12–24] meses após o desligamento, no território [Brasil/regiões específicas], limitado ao escopo [definir], sob pena de multa de [R$]/[x%] do faturamento, além de perdas e danos. [NOTA DO REDATOR: Modular prazo/território/escopo para proporcionalidade; considerar compensação financeira para robustez; jurisprudência do STJ é cautelosa com vedações ilimitadas.]</w:t>
      </w:r>
    </w:p>
    <w:p>
      <w:pPr>
        <w:spacing w:after="120" w:line="288" w:lineRule="auto"/>
        <w:jc w:val="both"/>
      </w:pPr>
      <w:r>
        <w:t>17.2 Não aliciamento: Vedado aliciar empregados, prestadores, clientes ou fornecedores estratégicos da Sociedade pelo prazo de [12–24] meses após o desligamento, sob pena de multa de [R$]/[x%] do valor do contrato aliciado.</w:t>
      </w:r>
    </w:p>
    <w:p>
      <w:pPr>
        <w:spacing w:after="120" w:line="288" w:lineRule="auto"/>
        <w:jc w:val="both"/>
      </w:pPr>
      <w:r>
        <w:t>OPÇÕES DE COMPRA/VENDA; EVENTOS-GATILHO</w:t>
      </w:r>
    </w:p>
    <w:p>
      <w:pPr>
        <w:spacing w:after="120" w:line="288" w:lineRule="auto"/>
        <w:jc w:val="both"/>
      </w:pPr>
      <w:r>
        <w:t>18.1 Opções Put/Call: As partes poderão deter opções de compra e/ou venda de quotas (buy-sell) exercíveis em eventos-gatilho: morte, invalidez, desligamento (good/bad leaver), descumprimento de vesting/lock-up, mudança de controle, deadlock, violação material.</w:t>
      </w:r>
    </w:p>
    <w:p>
      <w:pPr>
        <w:spacing w:after="120" w:line="288" w:lineRule="auto"/>
        <w:jc w:val="both"/>
      </w:pPr>
      <w:r>
        <w:t>18.2 Precificação: O preço será apurado por [múltiplos/DCF/laudo independente] com ajustes de dívida líquida e capital de giro alvo, e eventuais earn-outs atrelados a metas. Pagamento à vista ou parcelado, com garantias proporcionais.</w:t>
      </w:r>
    </w:p>
    <w:p>
      <w:pPr>
        <w:spacing w:after="120" w:line="288" w:lineRule="auto"/>
        <w:jc w:val="both"/>
      </w:pPr>
      <w:r>
        <w:t>18.3 Shotgun/Russian roulette [OPÇÃO – ON]: Em impasse (deadlock) definido na Cláusula 19.1, qualquer Sócio poderá ofertar preço por 100% das quotas do outro; o destinatário deverá, no prazo de [30] dias, optar por comprar ou vender pelo mesmo preço/condições.</w:t>
      </w:r>
    </w:p>
    <w:p>
      <w:pPr>
        <w:spacing w:after="120" w:line="288" w:lineRule="auto"/>
        <w:jc w:val="both"/>
      </w:pPr>
      <w:r>
        <w:t>18.4 Texas shoot-out [OPÇÃO – ON]: Alternativamente, as partes apresentarão propostas seladas de compra por 100% das quotas do outro; a maior proposta vence, adquirindo as quotas pelo preço ofertado.</w:t>
      </w:r>
    </w:p>
    <w:p>
      <w:pPr>
        <w:spacing w:after="120" w:line="288" w:lineRule="auto"/>
        <w:jc w:val="both"/>
      </w:pPr>
      <w:r>
        <w:t>DEADLOCK E RESOLUÇÃO DE DISPUTAS ENTRE SÓCIOS</w:t>
      </w:r>
    </w:p>
    <w:p>
      <w:pPr>
        <w:spacing w:after="120" w:line="288" w:lineRule="auto"/>
        <w:jc w:val="both"/>
      </w:pPr>
      <w:r>
        <w:t>19.1 Deadlock: Considera-se impasse a ausência de decisão sobre Matéria Reservada após [2] reuniões válidas no prazo de [30] dias. Escalonamento:</w:t>
      </w:r>
    </w:p>
    <w:p>
      <w:pPr>
        <w:pStyle w:val="ListBullet"/>
        <w:spacing w:after="120" w:line="288" w:lineRule="auto"/>
        <w:jc w:val="both"/>
      </w:pPr>
      <w:r>
        <w:t>Etapa 1: Mesa de Sócios e Administradores em até [10] dias.</w:t>
      </w:r>
    </w:p>
    <w:p>
      <w:pPr>
        <w:pStyle w:val="ListBullet"/>
        <w:spacing w:after="120" w:line="288" w:lineRule="auto"/>
        <w:jc w:val="both"/>
      </w:pPr>
      <w:r>
        <w:t>Etapa 2: Mediação institucional [Câmara escolhida] por [30] dias.</w:t>
      </w:r>
    </w:p>
    <w:p>
      <w:pPr>
        <w:pStyle w:val="ListBullet"/>
        <w:spacing w:after="120" w:line="288" w:lineRule="auto"/>
        <w:jc w:val="both"/>
      </w:pPr>
      <w:r>
        <w:t>Etapa 3: Mecanismo de buy-sell (Russian roulette/Texas shoot-out) conforme Cláusula 18 ou Arbitragem conforme Cláusula 20.</w:t>
      </w:r>
    </w:p>
    <w:p>
      <w:pPr>
        <w:spacing w:after="120" w:line="288" w:lineRule="auto"/>
        <w:jc w:val="both"/>
      </w:pPr>
      <w:r>
        <w:t>ARBITRAGEM, LEI APLICÁVEL E FORO</w:t>
      </w:r>
    </w:p>
    <w:p>
      <w:pPr>
        <w:spacing w:after="120" w:line="288" w:lineRule="auto"/>
        <w:jc w:val="both"/>
      </w:pPr>
      <w:r>
        <w:t>20.1 Lei aplicável: Lei brasileira.</w:t>
      </w:r>
    </w:p>
    <w:p>
      <w:pPr>
        <w:spacing w:after="120" w:line="288" w:lineRule="auto"/>
        <w:jc w:val="both"/>
      </w:pPr>
      <w:r>
        <w:t>20.2 Arbitragem [OPÇÃO A – ON]: Qualquer disputa oriunda deste Contrato Social será definitivamente resolvida por arbitragem, administrada pela [CAM-CCBC/CAM-B3/CBMA], nos termos de seu Regulamento, por [1 ou 3] árbitro(s), com sede em [Cidade/UF], língua portuguesa, confidencial, aplicando-se a lei brasileira. Medidas de urgência poderão ser requeridas ao árbitro de emergência ou ao Poder Judiciário, sem caracterizar renúncia à arbitragem. A competência do tribunal arbitral para dirimir a própria competência é reconhecida. 20.3 Foro estatal [OPÇÃO B – OFF]: Na ausência de arbitragem, as partes elegem o foro da Comarca de [Cidade/UF], com renúncia a qualquer outro, por mais privilegiado que seja.</w:t>
      </w:r>
    </w:p>
    <w:p>
      <w:pPr>
        <w:spacing w:after="120" w:line="288" w:lineRule="auto"/>
        <w:jc w:val="both"/>
      </w:pPr>
      <w:r>
        <w:t>RESPONSABILIDADES, GARANTIAS, LIMITAÇÕES E INDENIZAÇÃO</w:t>
      </w:r>
    </w:p>
    <w:p>
      <w:pPr>
        <w:spacing w:after="120" w:line="288" w:lineRule="auto"/>
        <w:jc w:val="both"/>
      </w:pPr>
      <w:r>
        <w:t>21.1 Cada Sócio declara ter capacidade e poderes para a celebração deste Contrato, inexistindo impedimentos legais.</w:t>
      </w:r>
    </w:p>
    <w:p>
      <w:pPr>
        <w:spacing w:after="120" w:line="288" w:lineRule="auto"/>
        <w:jc w:val="both"/>
      </w:pPr>
      <w:r>
        <w:t>21.2 Limitação de responsabilidade: A responsabilidade de cada Sócio limita-se ao valor de suas quotas, mas todos respondem solidariamente pela integralização do capital (CC, art. 1.052).</w:t>
      </w:r>
    </w:p>
    <w:p>
      <w:pPr>
        <w:spacing w:after="120" w:line="288" w:lineRule="auto"/>
        <w:jc w:val="both"/>
      </w:pPr>
      <w:r>
        <w:t>21.3 Indenização: O Sócio/Administrador que causar dano à Sociedade ou a terceiros por ação/omissão culposa ou dolosa responderá por perdas e danos, podendo a Sociedade ajuizar medidas regressivas.</w:t>
      </w:r>
    </w:p>
    <w:p>
      <w:pPr>
        <w:spacing w:after="120" w:line="288" w:lineRule="auto"/>
        <w:jc w:val="both"/>
      </w:pPr>
      <w:r>
        <w:t>21.4 Exclusão de danos indiretos: Ficam excluídos lucros cessantes, danos consequenciais e punitivos, salvo dolo ou disposição legal específica.</w:t>
      </w:r>
    </w:p>
    <w:p>
      <w:pPr>
        <w:spacing w:after="120" w:line="288" w:lineRule="auto"/>
        <w:jc w:val="both"/>
      </w:pPr>
      <w:r>
        <w:t>DURAÇÃO, EFEITOS E ENCERRAMENTO</w:t>
      </w:r>
    </w:p>
    <w:p>
      <w:pPr>
        <w:spacing w:after="120" w:line="288" w:lineRule="auto"/>
        <w:jc w:val="both"/>
      </w:pPr>
      <w:r>
        <w:t>22.1 Este Contrato vigerá a partir de sua assinatura, produzindo efeitos entre as partes, e perante terceiros após arquivamento na Junta Comercial competente (IN DREI 81/2020).</w:t>
      </w:r>
    </w:p>
    <w:p>
      <w:pPr>
        <w:spacing w:after="120" w:line="288" w:lineRule="auto"/>
        <w:jc w:val="both"/>
      </w:pPr>
      <w:r>
        <w:t>22.2 Na dissolução, proceder-se-á à liquidação, pagamento de obrigações, partilha de haveres e baixa nos registros competentes.</w:t>
      </w:r>
    </w:p>
    <w:p>
      <w:pPr>
        <w:spacing w:after="120" w:line="288" w:lineRule="auto"/>
        <w:jc w:val="both"/>
      </w:pPr>
      <w:r>
        <w:t>COMUNICAÇÕES, ALTERAÇÕES E DISPOSIÇÕES GERAIS</w:t>
      </w:r>
    </w:p>
    <w:p>
      <w:pPr>
        <w:spacing w:after="120" w:line="288" w:lineRule="auto"/>
        <w:jc w:val="both"/>
      </w:pPr>
      <w:r>
        <w:t>23.1 Comunicações: Serão consideradas válidas as notificações enviadas por escrito para os endereços físicos e eletrônicos constantes deste Contrato, inclusive via e-mail [endereços], com confirmação de leitura/recebimento, admitidos meios eletrônicos.</w:t>
      </w:r>
    </w:p>
    <w:p>
      <w:pPr>
        <w:spacing w:after="120" w:line="288" w:lineRule="auto"/>
        <w:jc w:val="both"/>
      </w:pPr>
      <w:r>
        <w:t>23.2 Alterações: Qualquer alteração deste Contrato dependerá de deliberação nos termos da Cláusula 11 e será formalizada por aditivo arquivado na Junta.</w:t>
      </w:r>
    </w:p>
    <w:p>
      <w:pPr>
        <w:spacing w:after="120" w:line="288" w:lineRule="auto"/>
        <w:jc w:val="both"/>
      </w:pPr>
      <w:r>
        <w:t>23.3 Cessão: Direitos e obrigações não poderão ser cedidos sem aprovação nos termos da Cláusula 8.</w:t>
      </w:r>
    </w:p>
    <w:p>
      <w:pPr>
        <w:spacing w:after="120" w:line="288" w:lineRule="auto"/>
        <w:jc w:val="both"/>
      </w:pPr>
      <w:r>
        <w:t>23.4 Força maior: Nenhuma parte será responsável por descumprimento causado por eventos de força maior ou caso fortuito, comunicados em prazo razoável.</w:t>
      </w:r>
    </w:p>
    <w:p>
      <w:pPr>
        <w:spacing w:after="120" w:line="288" w:lineRule="auto"/>
        <w:jc w:val="both"/>
      </w:pPr>
      <w:r>
        <w:t>23.5 Inteireza e independência: Este Contrato constitui o acordo integral entre as partes e, se alguma cláusula for considerada nula/inexequível, as demais permanecerão válidas.</w:t>
      </w:r>
    </w:p>
    <w:p>
      <w:pPr>
        <w:spacing w:after="120" w:line="288" w:lineRule="auto"/>
        <w:jc w:val="both"/>
      </w:pPr>
      <w:r>
        <w:t>ASSINATURAS, LOCAL E DATA; ASSINATURA ELETRÔNICA</w:t>
      </w:r>
    </w:p>
    <w:p>
      <w:pPr>
        <w:spacing w:after="120" w:line="288" w:lineRule="auto"/>
        <w:jc w:val="both"/>
      </w:pPr>
      <w:r>
        <w:t>24.1 Firmado em [Cidade/UF], na data de [DATA].</w:t>
      </w:r>
    </w:p>
    <w:p>
      <w:pPr>
        <w:spacing w:after="120" w:line="288" w:lineRule="auto"/>
        <w:jc w:val="both"/>
      </w:pPr>
      <w:r>
        <w:t>24.2 Este instrumento admite assinatura eletrônica qualificada (ICP-Brasil) ou por meio da conta gov.br com múltiplo fator de autenticação, nos termos da IN DREI 81/2020 e normativas vigentes [NOTA: observar ofícios-circulares do DREI aplicáveis]. Testemunhas são dispensadas para fins societários, salvo exigência específica da Junta.</w:t>
      </w:r>
    </w:p>
    <w:p>
      <w:pPr>
        <w:spacing w:after="120" w:line="288" w:lineRule="auto"/>
        <w:jc w:val="both"/>
      </w:pPr>
      <w:r>
        <w:t>Sócios:</w:t>
      </w:r>
    </w:p>
    <w:p>
      <w:pPr>
        <w:pStyle w:val="ListBullet"/>
        <w:spacing w:after="120" w:line="288" w:lineRule="auto"/>
        <w:jc w:val="both"/>
      </w:pPr>
      <w:r>
        <w:t>[Nome e assinatura]</w:t>
      </w:r>
    </w:p>
    <w:p>
      <w:pPr>
        <w:pStyle w:val="ListBullet"/>
        <w:spacing w:after="120" w:line="288" w:lineRule="auto"/>
        <w:jc w:val="both"/>
      </w:pPr>
      <w:r>
        <w:t>[Nome e assinatura]</w:t>
      </w:r>
    </w:p>
    <w:p>
      <w:pPr>
        <w:spacing w:after="120" w:line="288" w:lineRule="auto"/>
        <w:jc w:val="both"/>
      </w:pPr>
      <w:r>
        <w:t>Administradores (termo de posse, se aplicável):</w:t>
      </w:r>
    </w:p>
    <w:p>
      <w:pPr>
        <w:pStyle w:val="ListBullet"/>
        <w:spacing w:after="120" w:line="288" w:lineRule="auto"/>
        <w:jc w:val="both"/>
      </w:pPr>
      <w:r>
        <w:t>[Nome e assinatura]</w:t>
      </w:r>
    </w:p>
    <w:p>
      <w:pPr>
        <w:spacing w:after="120" w:line="288" w:lineRule="auto"/>
        <w:jc w:val="both"/>
      </w:pPr>
      <w:r>
        <w:t>[Espaço para certificação digital, QR Code, ou hash do documento]</w:t>
      </w:r>
    </w:p>
    <w:p>
      <w:pPr>
        <w:spacing w:after="120" w:line="288" w:lineRule="auto"/>
        <w:jc w:val="both"/>
      </w:pPr>
      <w:r>
        <w:t>— FIM DO CONTRATO SOCIAL (VERSÃO LTDA) —</w:t>
      </w:r>
    </w:p>
    <w:p>
      <w:pPr>
        <w:spacing w:after="120" w:line="288" w:lineRule="auto"/>
        <w:jc w:val="both"/>
      </w:pPr>
      <w:r>
        <w:t>VARIANTE: CONTRATO SOCIAL DE SOCIEDADE LIMITADA UNIPESSOAL (SLU)</w:t>
      </w:r>
    </w:p>
    <w:p>
      <w:pPr>
        <w:spacing w:after="120" w:line="288" w:lineRule="auto"/>
        <w:jc w:val="both"/>
      </w:pPr>
      <w:r>
        <w:t>[Adaptar as cláusulas acima para Sócio Único, mantendo a estrutura, com as seguintes observações principais:]</w:t>
      </w:r>
    </w:p>
    <w:p>
      <w:pPr>
        <w:pStyle w:val="ListBullet"/>
        <w:spacing w:after="120" w:line="288" w:lineRule="auto"/>
        <w:jc w:val="both"/>
      </w:pPr>
      <w:r>
        <w:t>Sócio Único: [QUALIFICAÇÃO COMPLETA], doravante “Sócio Único”.</w:t>
      </w:r>
    </w:p>
    <w:p>
      <w:pPr>
        <w:pStyle w:val="ListBullet"/>
        <w:spacing w:after="120" w:line="288" w:lineRule="auto"/>
        <w:jc w:val="both"/>
      </w:pPr>
      <w:r>
        <w:t>A SLU reger-se-á pelo CC, art. 1.052, parágrafo único, e demais dispositivos aplicáveis às limitadas; responsabilidade limitada ao capital integralizado; sem necessidade de capital mínimo específico.</w:t>
      </w:r>
    </w:p>
    <w:p>
      <w:pPr>
        <w:pStyle w:val="ListBullet"/>
        <w:spacing w:after="120" w:line="288" w:lineRule="auto"/>
        <w:jc w:val="both"/>
      </w:pPr>
      <w:r>
        <w:t>Capital Social: R$ [VALOR], integralizado pelo Sócio Único em [dinheiro/bens], conforme laudo se aplicável.</w:t>
      </w:r>
    </w:p>
    <w:p>
      <w:pPr>
        <w:pStyle w:val="ListBullet"/>
        <w:spacing w:after="120" w:line="288" w:lineRule="auto"/>
        <w:jc w:val="both"/>
      </w:pPr>
      <w:r>
        <w:t>Administração: Exercida pelo Sócio Único ou por administrador por ele nomeado, com investidura mediante termo de posse.</w:t>
      </w:r>
    </w:p>
    <w:p>
      <w:pPr>
        <w:pStyle w:val="ListBullet"/>
        <w:spacing w:after="120" w:line="288" w:lineRule="auto"/>
        <w:jc w:val="both"/>
      </w:pPr>
      <w:r>
        <w:t>Deliberações: Lavradas em atas/declarações do Sócio Único e arquivadas quando exigido.</w:t>
      </w:r>
    </w:p>
    <w:p>
      <w:pPr>
        <w:pStyle w:val="ListBullet"/>
        <w:spacing w:after="120" w:line="288" w:lineRule="auto"/>
        <w:jc w:val="both"/>
      </w:pPr>
      <w:r>
        <w:t>Futuras entradas: Prever a possibilidade de admissão de novos Sócios, convertendo-se automaticamente em LTDA pluripessoal, mediante aditivo.</w:t>
      </w:r>
    </w:p>
    <w:p>
      <w:pPr>
        <w:pStyle w:val="ListBullet"/>
        <w:spacing w:after="120" w:line="288" w:lineRule="auto"/>
        <w:jc w:val="both"/>
      </w:pPr>
      <w:r>
        <w:t>Assinatura: Permitir assinatura eletrônica (ICP-Brasil/gov.br com 2FA), conforme diretrizes do DREI.</w:t>
      </w:r>
    </w:p>
    <w:p>
      <w:pPr>
        <w:spacing w:after="120" w:line="288" w:lineRule="auto"/>
        <w:jc w:val="both"/>
      </w:pPr>
      <w:r>
        <w:t>— FIM DA VARIANTE SLU —</w:t>
      </w:r>
    </w:p>
    <w:p>
      <w:pPr>
        <w:spacing w:after="120" w:line="288" w:lineRule="auto"/>
        <w:jc w:val="both"/>
      </w:pPr>
      <w:r>
        <w:t>ANEXO A — TERM SHEET (CAPTURA DE VARIÁVEIS)</w:t>
      </w:r>
    </w:p>
    <w:p>
      <w:pPr>
        <w:spacing w:after="120" w:line="288" w:lineRule="auto"/>
        <w:jc w:val="both"/>
      </w:pPr>
      <w:r>
        <w:t>Preencha para geração da versão “clean”:</w:t>
      </w:r>
    </w:p>
    <w:p>
      <w:pPr>
        <w:pStyle w:val="ListBullet"/>
        <w:spacing w:after="120" w:line="288" w:lineRule="auto"/>
        <w:jc w:val="both"/>
      </w:pPr>
      <w:r>
        <w:t>Denominação/Nome empresarial: [ ]</w:t>
      </w:r>
    </w:p>
    <w:p>
      <w:pPr>
        <w:pStyle w:val="ListBullet"/>
        <w:spacing w:after="120" w:line="288" w:lineRule="auto"/>
        <w:jc w:val="both"/>
      </w:pPr>
      <w:r>
        <w:t>Sede (endereço completo): [ ]</w:t>
      </w:r>
    </w:p>
    <w:p>
      <w:pPr>
        <w:pStyle w:val="ListBullet"/>
        <w:spacing w:after="120" w:line="288" w:lineRule="auto"/>
        <w:jc w:val="both"/>
      </w:pPr>
      <w:r>
        <w:t>Objeto social (CNAE principal e secundários): [ ]</w:t>
      </w:r>
    </w:p>
    <w:p>
      <w:pPr>
        <w:pStyle w:val="ListBullet"/>
        <w:spacing w:after="120" w:line="288" w:lineRule="auto"/>
        <w:jc w:val="both"/>
      </w:pPr>
      <w:r>
        <w:t>Prazo de duração: [ ]</w:t>
      </w:r>
    </w:p>
    <w:p>
      <w:pPr>
        <w:pStyle w:val="ListBullet"/>
        <w:spacing w:after="120" w:line="288" w:lineRule="auto"/>
        <w:jc w:val="both"/>
      </w:pPr>
      <w:r>
        <w:t>Exercício social (data de encerramento): [ ]</w:t>
      </w:r>
    </w:p>
    <w:p>
      <w:pPr>
        <w:pStyle w:val="ListBullet"/>
        <w:spacing w:after="120" w:line="288" w:lineRule="auto"/>
        <w:jc w:val="both"/>
      </w:pPr>
      <w:r>
        <w:t>Sócios (PF/PJ), quotas e percentuais: [ ]</w:t>
      </w:r>
    </w:p>
    <w:p>
      <w:pPr>
        <w:pStyle w:val="ListBullet"/>
        <w:spacing w:after="120" w:line="288" w:lineRule="auto"/>
        <w:jc w:val="both"/>
      </w:pPr>
      <w:r>
        <w:t>Capital social, forma e cronograma de integralização: [ ]</w:t>
      </w:r>
    </w:p>
    <w:p>
      <w:pPr>
        <w:pStyle w:val="ListBullet"/>
        <w:spacing w:after="120" w:line="288" w:lineRule="auto"/>
        <w:jc w:val="both"/>
      </w:pPr>
      <w:r>
        <w:t>Administração (nomes, se sócios ou não; poderes; substituição; regime de assinaturas): [ ]</w:t>
      </w:r>
    </w:p>
    <w:p>
      <w:pPr>
        <w:pStyle w:val="ListBullet"/>
        <w:spacing w:after="120" w:line="288" w:lineRule="auto"/>
        <w:jc w:val="both"/>
      </w:pPr>
      <w:r>
        <w:t>Regência supletiva LSA: [ON/OFF]</w:t>
      </w:r>
    </w:p>
    <w:p>
      <w:pPr>
        <w:pStyle w:val="ListBullet"/>
        <w:spacing w:after="120" w:line="288" w:lineRule="auto"/>
        <w:jc w:val="both"/>
      </w:pPr>
      <w:r>
        <w:t>Lock-up e standstill (prazo, exceções): [ ]</w:t>
      </w:r>
    </w:p>
    <w:p>
      <w:pPr>
        <w:pStyle w:val="ListBullet"/>
        <w:spacing w:after="120" w:line="288" w:lineRule="auto"/>
        <w:jc w:val="both"/>
      </w:pPr>
      <w:r>
        <w:t>Aumentos de capital (direito de preferência, prazos): [ ]</w:t>
      </w:r>
    </w:p>
    <w:p>
      <w:pPr>
        <w:pStyle w:val="ListBullet"/>
        <w:spacing w:after="120" w:line="288" w:lineRule="auto"/>
        <w:jc w:val="both"/>
      </w:pPr>
      <w:r>
        <w:t>ROFO/ROFR (prazos, procedimentos): [ ]</w:t>
      </w:r>
    </w:p>
    <w:p>
      <w:pPr>
        <w:pStyle w:val="ListBullet"/>
        <w:spacing w:after="120" w:line="288" w:lineRule="auto"/>
        <w:jc w:val="both"/>
      </w:pPr>
      <w:r>
        <w:t>Tag/Drag (gatilhos, preço, avaliações, condições precedentes, reps &amp; warranties): [ ]</w:t>
      </w:r>
    </w:p>
    <w:p>
      <w:pPr>
        <w:pStyle w:val="ListBullet"/>
        <w:spacing w:after="120" w:line="288" w:lineRule="auto"/>
        <w:jc w:val="both"/>
      </w:pPr>
      <w:r>
        <w:t>Política de dividendos (periódica, reservas, retenção, métricas): [ ]</w:t>
      </w:r>
    </w:p>
    <w:p>
      <w:pPr>
        <w:pStyle w:val="ListBullet"/>
        <w:spacing w:after="120" w:line="288" w:lineRule="auto"/>
        <w:jc w:val="both"/>
      </w:pPr>
      <w:r>
        <w:t>Antidiluição (weighted average/full ratchet; fórmula): [ ]</w:t>
      </w:r>
    </w:p>
    <w:p>
      <w:pPr>
        <w:pStyle w:val="ListBullet"/>
        <w:spacing w:after="120" w:line="288" w:lineRule="auto"/>
        <w:jc w:val="both"/>
      </w:pPr>
      <w:r>
        <w:t>Matérias Reservadas e quóruns/vetos: [ ]</w:t>
      </w:r>
    </w:p>
    <w:p>
      <w:pPr>
        <w:pStyle w:val="ListBullet"/>
        <w:spacing w:after="120" w:line="288" w:lineRule="auto"/>
        <w:jc w:val="both"/>
      </w:pPr>
      <w:r>
        <w:t>Não concorrência e não aliciamento (prazo, escopo, território, multa, compensação): [ ]</w:t>
      </w:r>
    </w:p>
    <w:p>
      <w:pPr>
        <w:pStyle w:val="ListBullet"/>
        <w:spacing w:after="120" w:line="288" w:lineRule="auto"/>
        <w:jc w:val="both"/>
      </w:pPr>
      <w:r>
        <w:t>Opções put/call; shotgun/roulette/shoot-out (parâmetros, prazos): [ ]</w:t>
      </w:r>
    </w:p>
    <w:p>
      <w:pPr>
        <w:pStyle w:val="ListBullet"/>
        <w:spacing w:after="120" w:line="288" w:lineRule="auto"/>
        <w:jc w:val="both"/>
      </w:pPr>
      <w:r>
        <w:t>Deadlock (definição, etapas de solução): [ ]</w:t>
      </w:r>
    </w:p>
    <w:p>
      <w:pPr>
        <w:pStyle w:val="ListBullet"/>
        <w:spacing w:after="120" w:line="288" w:lineRule="auto"/>
        <w:jc w:val="both"/>
      </w:pPr>
      <w:r>
        <w:t>Arbitragem (Câmara, sede, nº de árbitros; ou foro estatal): [ ]</w:t>
      </w:r>
    </w:p>
    <w:p>
      <w:pPr>
        <w:pStyle w:val="ListBullet"/>
        <w:spacing w:after="120" w:line="288" w:lineRule="auto"/>
        <w:jc w:val="both"/>
      </w:pPr>
      <w:r>
        <w:t>LGPD (papéis, DPO, políticas, bases legais): [ ]</w:t>
      </w:r>
    </w:p>
    <w:p>
      <w:pPr>
        <w:pStyle w:val="ListBullet"/>
        <w:spacing w:after="120" w:line="288" w:lineRule="auto"/>
        <w:jc w:val="both"/>
      </w:pPr>
      <w:r>
        <w:t>Compliance anticorrupção (políticas, auditorias): [ ]</w:t>
      </w:r>
    </w:p>
    <w:p>
      <w:pPr>
        <w:pStyle w:val="ListBullet"/>
        <w:spacing w:after="120" w:line="288" w:lineRule="auto"/>
        <w:jc w:val="both"/>
      </w:pPr>
      <w:r>
        <w:t>Direitos de informação/auditoria (frequência, escopo): [ ]</w:t>
      </w:r>
    </w:p>
    <w:p>
      <w:pPr>
        <w:pStyle w:val="ListBullet"/>
        <w:spacing w:after="120" w:line="288" w:lineRule="auto"/>
        <w:jc w:val="both"/>
      </w:pPr>
      <w:r>
        <w:t>Eventos-gatilho (morte/invalidez/saída; good/bad leaver; vesting): [ ]</w:t>
      </w:r>
    </w:p>
    <w:p>
      <w:pPr>
        <w:pStyle w:val="ListBullet"/>
        <w:spacing w:after="120" w:line="288" w:lineRule="auto"/>
        <w:jc w:val="both"/>
      </w:pPr>
      <w:r>
        <w:t>Prazos de aviso e cura (default): [ ]</w:t>
      </w:r>
    </w:p>
    <w:p>
      <w:pPr>
        <w:pStyle w:val="ListBullet"/>
        <w:spacing w:after="120" w:line="288" w:lineRule="auto"/>
        <w:jc w:val="both"/>
      </w:pPr>
      <w:r>
        <w:t>Cronograma de assinaturas e registro (Junta, NIRE, Redesim; assinatura digital): [ ]</w:t>
      </w:r>
    </w:p>
    <w:p>
      <w:pPr>
        <w:spacing w:after="120" w:line="288" w:lineRule="auto"/>
        <w:jc w:val="both"/>
      </w:pPr>
      <w:r>
        <w:t>CHECKLIST DE ARQUIVAMENTO (JUNTAS COMERCIAIS — IN DREI 81/2020)</w:t>
      </w:r>
    </w:p>
    <w:p>
      <w:pPr>
        <w:pStyle w:val="ListBullet"/>
        <w:spacing w:after="120" w:line="288" w:lineRule="auto"/>
        <w:jc w:val="both"/>
      </w:pPr>
      <w:r>
        <w:t>Contrato Social/aditivo em versão “clean”, sem comentários, assinado conforme exigências (assinatura eletrônica válida: ICP-Brasil/gov.br com 2FA, quando aceito).</w:t>
      </w:r>
    </w:p>
    <w:p>
      <w:pPr>
        <w:pStyle w:val="ListBullet"/>
        <w:spacing w:after="120" w:line="288" w:lineRule="auto"/>
        <w:jc w:val="both"/>
      </w:pPr>
      <w:r>
        <w:t>Qualificação completa dos Sócios/administradores (documentos de identidade; CNPJ/Contrato Social, se PJ).</w:t>
      </w:r>
    </w:p>
    <w:p>
      <w:pPr>
        <w:pStyle w:val="ListBullet"/>
        <w:spacing w:after="120" w:line="288" w:lineRule="auto"/>
        <w:jc w:val="both"/>
      </w:pPr>
      <w:r>
        <w:t>Indicação do nome empresarial com “Ltda.” e verificação de disponibilidade.</w:t>
      </w:r>
    </w:p>
    <w:p>
      <w:pPr>
        <w:pStyle w:val="ListBullet"/>
        <w:spacing w:after="120" w:line="288" w:lineRule="auto"/>
        <w:jc w:val="both"/>
      </w:pPr>
      <w:r>
        <w:t>Endereço completo da sede; CEP, município e UF corretos.</w:t>
      </w:r>
    </w:p>
    <w:p>
      <w:pPr>
        <w:pStyle w:val="ListBullet"/>
        <w:spacing w:after="120" w:line="288" w:lineRule="auto"/>
        <w:jc w:val="both"/>
      </w:pPr>
      <w:r>
        <w:t>Objeto social claro e lícito; CNAE principal e secundários consistentes.</w:t>
      </w:r>
    </w:p>
    <w:p>
      <w:pPr>
        <w:pStyle w:val="ListBullet"/>
        <w:spacing w:after="120" w:line="288" w:lineRule="auto"/>
        <w:jc w:val="both"/>
      </w:pPr>
      <w:r>
        <w:t>Capital social, quotas por Sócio, forma e cronograma de integralização; laudo/descrição de bens (se conferência de bens).</w:t>
      </w:r>
    </w:p>
    <w:p>
      <w:pPr>
        <w:pStyle w:val="ListBullet"/>
        <w:spacing w:after="120" w:line="288" w:lineRule="auto"/>
        <w:jc w:val="both"/>
      </w:pPr>
      <w:r>
        <w:t>Nomeação de administrador(es), poderes e investidura (termo de posse, se exigido).</w:t>
      </w:r>
    </w:p>
    <w:p>
      <w:pPr>
        <w:pStyle w:val="ListBullet"/>
        <w:spacing w:after="120" w:line="288" w:lineRule="auto"/>
        <w:jc w:val="both"/>
      </w:pPr>
      <w:r>
        <w:t>Regras de cessão de quotas e preferência; menção ao art. 1.057 do CC.</w:t>
      </w:r>
    </w:p>
    <w:p>
      <w:pPr>
        <w:pStyle w:val="ListBullet"/>
        <w:spacing w:after="120" w:line="288" w:lineRule="auto"/>
        <w:jc w:val="both"/>
      </w:pPr>
      <w:r>
        <w:t>Prazo de duração; exercício social; foro/arbitragem.</w:t>
      </w:r>
    </w:p>
    <w:p>
      <w:pPr>
        <w:pStyle w:val="ListBullet"/>
        <w:spacing w:after="120" w:line="288" w:lineRule="auto"/>
        <w:jc w:val="both"/>
      </w:pPr>
      <w:r>
        <w:t>Taxas de arquivamento pagas; DARF/DUA e comprovantes anexos.</w:t>
      </w:r>
    </w:p>
    <w:p>
      <w:pPr>
        <w:pStyle w:val="ListBullet"/>
        <w:spacing w:after="120" w:line="288" w:lineRule="auto"/>
        <w:jc w:val="both"/>
      </w:pPr>
      <w:r>
        <w:t>Procurações (se assinaturas por mandatários), com poderes específicos e reconhecimento exigido.</w:t>
      </w:r>
    </w:p>
    <w:p>
      <w:pPr>
        <w:pStyle w:val="ListBullet"/>
        <w:spacing w:after="120" w:line="288" w:lineRule="auto"/>
        <w:jc w:val="both"/>
      </w:pPr>
      <w:r>
        <w:t>Coerência com Acordo de Quotistas (se houver) e eventual arquivamento de extratos, quando aplicável.</w:t>
      </w:r>
    </w:p>
    <w:p>
      <w:pPr>
        <w:pStyle w:val="ListBullet"/>
        <w:spacing w:after="120" w:line="288" w:lineRule="auto"/>
        <w:jc w:val="both"/>
      </w:pPr>
      <w:r>
        <w:t>Integração com Redesim; obtenção/regularização de NIRE e CNPJ.</w:t>
      </w:r>
    </w:p>
    <w:p>
      <w:pPr>
        <w:pStyle w:val="ListBullet"/>
        <w:spacing w:after="120" w:line="288" w:lineRule="auto"/>
        <w:jc w:val="both"/>
      </w:pPr>
      <w:r>
        <w:t>Reuniões/assembleias digitais admitidas e formato de atas conforme IN DREI 81/2020.</w:t>
      </w:r>
    </w:p>
    <w:p>
      <w:pPr>
        <w:spacing w:after="120" w:line="288" w:lineRule="auto"/>
        <w:jc w:val="both"/>
      </w:pPr>
      <w:r>
        <w:t>NOTAS DE REDAÇÃO (EXPLICATIVAS)</w:t>
      </w:r>
    </w:p>
    <w:p>
      <w:pPr>
        <w:pStyle w:val="ListBullet"/>
        <w:spacing w:after="120" w:line="288" w:lineRule="auto"/>
        <w:jc w:val="both"/>
      </w:pPr>
      <w:r>
        <w:t>Elementos essenciais (CC, art. 997): incluídos nome empresarial, objeto, sede, prazo, capital/quotas e modo de realizá-lo, administração e poderes, participação nos resultados, foro, local/data e assinaturas.</w:t>
      </w:r>
    </w:p>
    <w:p>
      <w:pPr>
        <w:pStyle w:val="ListBullet"/>
        <w:spacing w:after="120" w:line="288" w:lineRule="auto"/>
        <w:jc w:val="both"/>
      </w:pPr>
      <w:r>
        <w:t>Quóruns (Lei 14.451/2022): Atualizados arts. 1.061 (2/3 antes da integralização do capital e maioria após) e 1.076 (2/3 para alteração do contrato, M&amp;A e dissolução; maioria para demais matérias). Considere reforços contratuais em Matérias Reservadas.</w:t>
      </w:r>
    </w:p>
    <w:p>
      <w:pPr>
        <w:pStyle w:val="ListBullet"/>
        <w:spacing w:after="120" w:line="288" w:lineRule="auto"/>
        <w:jc w:val="both"/>
      </w:pPr>
      <w:r>
        <w:t>Cessão de quotas (CC, art. 1.057): Preferência dos Sócios e consentimento para terceiros; eficácia perante terceiros depende de arquivamento.</w:t>
      </w:r>
    </w:p>
    <w:p>
      <w:pPr>
        <w:pStyle w:val="ListBullet"/>
        <w:spacing w:after="120" w:line="288" w:lineRule="auto"/>
        <w:jc w:val="both"/>
      </w:pPr>
      <w:r>
        <w:t>Exclusão extrajudicial (CC, art. 1.085): Requer previsão contratual, falta grave, deliberação de mais da metade do capital, convocação específica e garantia de defesa. A eficácia interna de aditivos entre sócios é reconhecida pela jurisprudência, sem prejuízo do arquivamento para oponibilidade erga omnes.</w:t>
      </w:r>
    </w:p>
    <w:p>
      <w:pPr>
        <w:pStyle w:val="ListBullet"/>
        <w:spacing w:after="120" w:line="288" w:lineRule="auto"/>
        <w:jc w:val="both"/>
      </w:pPr>
      <w:r>
        <w:t>Regência supletiva LSA (CC, art. 1.053, parágrafo único): Útil para coerência de mecanismos como tag/drag e governança; ligar ON/OFF no Term Sheet e refletir efeitos nos quóruns e formalidades de assembleias.</w:t>
      </w:r>
    </w:p>
    <w:p>
      <w:pPr>
        <w:pStyle w:val="ListBullet"/>
        <w:spacing w:after="120" w:line="288" w:lineRule="auto"/>
        <w:jc w:val="both"/>
      </w:pPr>
      <w:r>
        <w:t>Distribuição de lucros: É possível modular regras desde que não exclua Sócio dos lucros e respeite a boa-fé. Recomenda-se cautela e fundamentação contábil. [NOTA: verifique jurisprudência e informativos atualizados à época da assinatura.]</w:t>
      </w:r>
    </w:p>
    <w:p>
      <w:pPr>
        <w:pStyle w:val="ListBullet"/>
        <w:spacing w:after="120" w:line="288" w:lineRule="auto"/>
        <w:jc w:val="both"/>
      </w:pPr>
      <w:r>
        <w:t>Não concorrência: Mantenha limites proporcionais (tempo/território/escopo) e, se possível, compensação financeira para robustez. Evite vedações excessivas ou indeterminadas.</w:t>
      </w:r>
    </w:p>
    <w:p>
      <w:pPr>
        <w:pStyle w:val="ListBullet"/>
        <w:spacing w:after="120" w:line="288" w:lineRule="auto"/>
        <w:jc w:val="both"/>
      </w:pPr>
      <w:r>
        <w:t>Arbitragem: Cláusula compromissória institucional com sede, idioma e confidencialidade; medidas de urgência não afastam a competência arbitral. Verifique regulamentos da Câmara escolhida (p.ex., CAM-CCBC, CAM-B3, CBMA).</w:t>
      </w:r>
    </w:p>
    <w:p>
      <w:pPr>
        <w:pStyle w:val="ListBullet"/>
        <w:spacing w:after="120" w:line="288" w:lineRule="auto"/>
        <w:jc w:val="both"/>
      </w:pPr>
      <w:r>
        <w:t>LGPD e compliance: Preveja políticas internas, DPO quando cabível, contratos com operadores e resposta a incidentes. Cláusulas anticorrupção alinhadas ao Decreto 11.129/2022.</w:t>
      </w:r>
    </w:p>
    <w:p>
      <w:pPr>
        <w:pStyle w:val="ListBullet"/>
        <w:spacing w:after="120" w:line="288" w:lineRule="auto"/>
        <w:jc w:val="both"/>
      </w:pPr>
      <w:r>
        <w:t>Serviços como capital: Em LTDA empresária, a conferência em serviços é controvertida e usualmente não admitida; prefira dinheiro/bens. Estruture vesting via opções ou aumento condicionado, não como integralização por serviços.</w:t>
      </w:r>
    </w:p>
    <w:p>
      <w:pPr>
        <w:pStyle w:val="ListBullet"/>
        <w:spacing w:after="120" w:line="288" w:lineRule="auto"/>
        <w:jc w:val="both"/>
      </w:pPr>
      <w:r>
        <w:t>Assinatura eletrônica: Juntas vêm aceitando ICP-Brasil e, conforme normativas e ofícios, autenticação via gov.br com múltiplo fator. Confirme o protocolo local antes do protocolo do ato.</w:t>
      </w:r>
    </w:p>
    <w:p>
      <w:pPr>
        <w:pStyle w:val="ListBullet"/>
        <w:spacing w:after="120" w:line="288" w:lineRule="auto"/>
        <w:jc w:val="both"/>
      </w:pPr>
      <w:r>
        <w:t>Acordo de Quotistas: Garanta coerência entre este Contrato e o acordo parassocial (direitos de veto, informações, tag/drag). Se houver divergência, alinhar cláusulas ou definir prevalência.</w:t>
      </w:r>
    </w:p>
    <w:p>
      <w:pPr>
        <w:spacing w:after="120" w:line="288" w:lineRule="auto"/>
        <w:jc w:val="both"/>
      </w:pPr>
      <w:r>
        <w:t>GLOSSÁRIO PT–EN (OPCIONAL)</w:t>
      </w:r>
    </w:p>
    <w:p>
      <w:pPr>
        <w:pStyle w:val="ListBullet"/>
        <w:spacing w:after="120" w:line="288" w:lineRule="auto"/>
        <w:jc w:val="both"/>
      </w:pPr>
      <w:r>
        <w:t>Sociedade Limitada (LTDA): Limited Liability Company.</w:t>
      </w:r>
    </w:p>
    <w:p>
      <w:pPr>
        <w:pStyle w:val="ListBullet"/>
        <w:spacing w:after="120" w:line="288" w:lineRule="auto"/>
        <w:jc w:val="both"/>
      </w:pPr>
      <w:r>
        <w:t>Quotas: Units/Equity interests.</w:t>
      </w:r>
    </w:p>
    <w:p>
      <w:pPr>
        <w:pStyle w:val="ListBullet"/>
        <w:spacing w:after="120" w:line="288" w:lineRule="auto"/>
        <w:jc w:val="both"/>
      </w:pPr>
      <w:r>
        <w:t>Sócio: Quotaholder/Partner.</w:t>
      </w:r>
    </w:p>
    <w:p>
      <w:pPr>
        <w:pStyle w:val="ListBullet"/>
        <w:spacing w:after="120" w:line="288" w:lineRule="auto"/>
        <w:jc w:val="both"/>
      </w:pPr>
      <w:r>
        <w:t>Aumento de capital: Capital increase.</w:t>
      </w:r>
    </w:p>
    <w:p>
      <w:pPr>
        <w:pStyle w:val="ListBullet"/>
        <w:spacing w:after="120" w:line="288" w:lineRule="auto"/>
        <w:jc w:val="both"/>
      </w:pPr>
      <w:r>
        <w:t>Direito de preferência: Preemptive right.</w:t>
      </w:r>
    </w:p>
    <w:p>
      <w:pPr>
        <w:pStyle w:val="ListBullet"/>
        <w:spacing w:after="120" w:line="288" w:lineRule="auto"/>
        <w:jc w:val="both"/>
      </w:pPr>
      <w:r>
        <w:t>Lock-up: Lock-up.</w:t>
      </w:r>
    </w:p>
    <w:p>
      <w:pPr>
        <w:pStyle w:val="ListBullet"/>
        <w:spacing w:after="120" w:line="288" w:lineRule="auto"/>
        <w:jc w:val="both"/>
      </w:pPr>
      <w:r>
        <w:t>Standstill: Standstill.</w:t>
      </w:r>
    </w:p>
    <w:p>
      <w:pPr>
        <w:pStyle w:val="ListBullet"/>
        <w:spacing w:after="120" w:line="288" w:lineRule="auto"/>
        <w:jc w:val="both"/>
      </w:pPr>
      <w:r>
        <w:t>ROFO/ROFR: Right of First Offer/Right of First Refusal.</w:t>
      </w:r>
    </w:p>
    <w:p>
      <w:pPr>
        <w:pStyle w:val="ListBullet"/>
        <w:spacing w:after="120" w:line="288" w:lineRule="auto"/>
        <w:jc w:val="both"/>
      </w:pPr>
      <w:r>
        <w:t>Tag-along/Drag-along: Tag-along/Drag-along.</w:t>
      </w:r>
    </w:p>
    <w:p>
      <w:pPr>
        <w:pStyle w:val="ListBullet"/>
        <w:spacing w:after="120" w:line="288" w:lineRule="auto"/>
        <w:jc w:val="both"/>
      </w:pPr>
      <w:r>
        <w:t>Vesting: Vesting.</w:t>
      </w:r>
    </w:p>
    <w:p>
      <w:pPr>
        <w:pStyle w:val="ListBullet"/>
        <w:spacing w:after="120" w:line="288" w:lineRule="auto"/>
        <w:jc w:val="both"/>
      </w:pPr>
      <w:r>
        <w:t>Matérias Reservadas: Reserved matters.</w:t>
      </w:r>
    </w:p>
    <w:p>
      <w:pPr>
        <w:pStyle w:val="ListBullet"/>
        <w:spacing w:after="120" w:line="288" w:lineRule="auto"/>
        <w:jc w:val="both"/>
      </w:pPr>
      <w:r>
        <w:t>Conselho de Administração (se houver): Board of Directors.</w:t>
      </w:r>
    </w:p>
    <w:p>
      <w:pPr>
        <w:pStyle w:val="ListBullet"/>
        <w:spacing w:after="120" w:line="288" w:lineRule="auto"/>
        <w:jc w:val="both"/>
      </w:pPr>
      <w:r>
        <w:t>Antidiluição: Anti-dilution.</w:t>
      </w:r>
    </w:p>
    <w:p>
      <w:pPr>
        <w:pStyle w:val="ListBullet"/>
        <w:spacing w:after="120" w:line="288" w:lineRule="auto"/>
        <w:jc w:val="both"/>
      </w:pPr>
      <w:r>
        <w:t>Due diligence: Due diligence.</w:t>
      </w:r>
    </w:p>
    <w:p>
      <w:pPr>
        <w:pStyle w:val="ListBullet"/>
        <w:spacing w:after="120" w:line="288" w:lineRule="auto"/>
        <w:jc w:val="both"/>
      </w:pPr>
      <w:r>
        <w:t>Arbitragem: Arbitration.</w:t>
      </w:r>
    </w:p>
    <w:p>
      <w:pPr>
        <w:pStyle w:val="ListBullet"/>
        <w:spacing w:after="120" w:line="288" w:lineRule="auto"/>
        <w:jc w:val="both"/>
      </w:pPr>
      <w:r>
        <w:t>Termo de posse: Acceptance/Investiture term.</w:t>
      </w:r>
    </w:p>
    <w:p>
      <w:pPr>
        <w:pStyle w:val="ListBullet"/>
        <w:spacing w:after="120" w:line="288" w:lineRule="auto"/>
        <w:jc w:val="both"/>
      </w:pPr>
      <w:r>
        <w:t>Acordo de Quotistas: Shareholders’ agreement (quotaholders’).</w:t>
      </w:r>
    </w:p>
    <w:p>
      <w:pPr>
        <w:spacing w:after="120" w:line="288" w:lineRule="auto"/>
        <w:jc w:val="both"/>
      </w:pPr>
      <w:r>
        <w:t>ENTREGÁVEIS E INSTRUÇÕES FINAIS AO CLIENTE (ARTHUR SOUZA RODRIGUES)</w:t>
      </w:r>
    </w:p>
    <w:p>
      <w:pPr>
        <w:pStyle w:val="ListBullet"/>
        <w:spacing w:after="120" w:line="288" w:lineRule="auto"/>
        <w:jc w:val="both"/>
      </w:pPr>
      <w:r>
        <w:t>Arquivos: Entregaremos (i) .docx editável (versão marcada e clean) e (ii) .pdf clean.</w:t>
      </w:r>
    </w:p>
    <w:p>
      <w:pPr>
        <w:pStyle w:val="ListBullet"/>
        <w:spacing w:after="120" w:line="288" w:lineRule="auto"/>
        <w:jc w:val="both"/>
      </w:pPr>
      <w:r>
        <w:t>Incluídos: (iii) Term Sheet (Anexo A) para coleta de variáveis; (iv) Notas de redação acima; (v) Glossário PT–EN opcional.</w:t>
      </w:r>
    </w:p>
    <w:p>
      <w:pPr>
        <w:pStyle w:val="ListBullet"/>
        <w:spacing w:after="120" w:line="288" w:lineRule="auto"/>
        <w:jc w:val="both"/>
      </w:pPr>
      <w:r>
        <w:t>Prazo: Primeira versão em até 60 minutos a contar da aprovação destas diretrizes.</w:t>
      </w:r>
    </w:p>
    <w:p>
      <w:pPr>
        <w:pStyle w:val="ListBullet"/>
        <w:spacing w:after="120" w:line="288" w:lineRule="auto"/>
        <w:jc w:val="both"/>
      </w:pPr>
      <w:r>
        <w:t>Próximos passos: Preencher o Term Sheet; alinhar com assessoria contábil/tributária; validar exigências da Junta local (IN DREI 81/2020 e normativos); preparar submissão via Redesim; coletar assinaturas eletrônicas.</w:t>
      </w:r>
    </w:p>
    <w:p>
      <w:pPr>
        <w:spacing w:after="120" w:line="288" w:lineRule="auto"/>
        <w:jc w:val="both"/>
      </w:pPr>
      <w:r>
        <w:t>Observações: Este template foi estruturado conforme o Código Civil (arts. 997, 1.007, 1.008, 1.011, 1.052 e parágrafo único, 1.053, 1.057, 1.061, 1.076, 1.085), IN DREI 81/2020 e boas práticas de governança, com módulos avançados de proteção a investidores e minoritários. Para cláusulas sensíveis (quóruns, arbitragem, não concorrência, exclusão de sócio, reuniões digitais, LGPD e compliance), recomenda-se conferência das normativas e jurisprudência vigentes no momento do arquivamento.</w:t>
      </w:r>
    </w:p>
    <w:p>
      <w:pPr>
        <w:spacing w:after="120" w:line="288" w:lineRule="auto"/>
        <w:jc w:val="both"/>
      </w:pPr>
      <w:r>
        <w:t>Sources:</w:t>
      </w:r>
    </w:p>
    <w:p>
      <w:pPr>
        <w:spacing w:after="120" w:line="288" w:lineRule="auto"/>
        <w:jc w:val="both"/>
      </w:pPr>
      <w:r>
        <w:t>[1] As 13 disposições necessárias num contrato social - https://www.jusbrasil.com.br/artigos/as-13-disposicoes-necessarias-num-contrato-social/430316131 [2] Enciclopédia Jurídica da PUCSP - https://enciclopediajuridica.pucsp.br/verbete/247/edicao-1/contrato-social [3] Responsabilidade Limitada - https://modeloinicial.com.br/materia/direito-empresarial-societario-contrato-social-responsabilidade-limitada [4] https://www.gov.br/empresas-e-negocios/pt-br/drei/legislacao/arquivos/legislacoes-federais/IN812020alteradapelaIN112e88de2022.pdf - https://www.gov.br/empresas-e-negocios/pt-br/drei/legislacao/arquivos/legislacoes-federais/IN812020alteradapelaIN112e88de2022.pdf [5] Instrução Normativa DREI Nº 1 DE 24/01/2024 - Federal - https://www.legisweb.com.br/legislacao/?id=455198 [6] Atualizada 13-11-2023.xlsx - https://jucis.df.gov.br/wp-conteudo/uploads/2025/08/Atualizada-13-11-2023.xlsx-1.pdf [7] Elias, Matias Advogados - https://www.eliasmatias.com/publicacao/em-informa-stj-valida-distribuicao-de-lucros-com-base-nos-dias-efetivamente-trabalhados/1047 [8] STJ valida liberdade contratual para distribuição de lucros de sócios com base em dias trabalhados. - https://boletim.prolikadvogados.com.br/2025/06/12/stj-valida-liberdade-contratual-para-distribuicao-de-lucros-de-socios-com-base-em-dias-trabalhados/ [9] [Resumo] Informativo de Jurisprudência do STJ - Edição 842 - https://www.jusbrasil.com.br/artigos/resumo-informativo-de-jurisprudencia-do-stj-edicao-842/3230724397 [10] Microsoft Word - Documento1 - https://lavioletera.com.br/uploads/Termo_Geral__LGPD_Compliance_Confidencialidade_e_Anticorrupo.pdf?srsltid=AfmBOooC4xzBIqrXGRT6vL7ddUPUHEsqhwzzXYsgPQJfGuNqc2IVBVKz [11] Compliance empresarial: estratégias legais para prevenção de riscos - https://jusdocs.com/blog/compliance-empresarial-estrategias-legais-para-prevencao-de-riscos [12] Cláusulas-padrão da ANPD: o que muda a partir de 23 de agosto de 2025 - https://cmalaw.com/conteudos/clausulas-padrao-da-anpd-o-que-muda-a-partir-de-23-de-agosto-de-2025/ [13] A função da cláusula Tag Along | Bernardo Fernandes Advocacia - https://bernardofernandes.adv.br/a-funcao-da-clausula-tag-along [14] Cláusulas de Lock-Up e Drag Along em Acordos De Sócios: Tendências E Jurisprudência – Junqueira de Carvalho e Murgel - https://jcm.adv.br/artigo/clausulas-de-lock-up-e-drag-along-em-acordos-de-socios-tendencias-e-jurisprudencia/ [15] LEGITIMIDADE DA SOCIEDADE NA EXECUÇÃO ESPECÍFICA DE ACORDO DE QUOTISTAS. - https://eliansanchez.adv.br/legitimidade-da-sociedade-na-execucao-especifica-de-acordo-de-quotistas/ [16] JUCESC - Junta Comercial do Estado de Santa Catarina - Assinatura com segurança em dobro - https://www.jucesc.sc.gov.br/index.php/institucional/noticias/695-assinatura-com-seguranca-em-dobro-drei-determinou [17] Verificação em duas etapas será obrigatória ao assinar documentos com conta gov.br no Simplifica-ES - https://jucees.es.gov.br/Not%C3%ADcia/verificacao-em-duas-etapas-sera-obrigatoria-ao-assinar-documentos-com-conta-gov-br-no-simplifica-es [18] Junta Comercial do Paraná on Instagram: "Assinaturas com GOV.BR terão verificação em duas etapas obrigatória! A partir de 04/08/2025 Regra válida em todo o Brasil, conforme o DREI (Ofício Circular SEI nº 183/2025)</w:t>
      </w:r>
    </w:p>
    <w:p>
      <w:pPr>
        <w:spacing w:after="120" w:line="288" w:lineRule="auto"/>
        <w:jc w:val="both"/>
      </w:pPr>
      <w:r>
        <w:t>📌 O que muda? Quem for assinar documentos com conta gov.br no sistema da Jucepar precisará ter a verificação em duas etapas ativada.</w:t>
      </w:r>
    </w:p>
    <w:p>
      <w:pPr>
        <w:spacing w:after="120" w:line="288" w:lineRule="auto"/>
        <w:jc w:val="both"/>
      </w:pPr>
      <w:r>
        <w:t>Sem ela, a assinatura será bloqueada até que o recurso seja ativado no app gov.br.</w:t>
      </w:r>
    </w:p>
    <w:p>
      <w:pPr>
        <w:spacing w:after="120" w:line="288" w:lineRule="auto"/>
        <w:jc w:val="both"/>
      </w:pPr>
      <w:r>
        <w:t>Como ativar a verificação em duas etapas?</w:t>
      </w:r>
    </w:p>
    <w:p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Acesse o aplicativo gov.br no celular.</w:t>
      </w:r>
    </w:p>
    <w:p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Vá em “Segurança da conta” &gt; “Verificação em duas etapas”.</w:t>
      </w:r>
    </w:p>
    <w:p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Toque em “Ativar” e siga as instruções.</w:t>
      </w:r>
    </w:p>
    <w:p>
      <w:pPr>
        <w:spacing w:after="120" w:line="288" w:lineRule="auto"/>
        <w:jc w:val="both"/>
      </w:pPr>
      <w:r>
        <w:t>Permanecem inalteradas as seguintes obrigatoriedades: ✔️ Conta gov.br nível Prata ou Ouro ✔️ Ao assinar, permanecerá sendo necessário inserir um código gerado no aplicativo ou recebido por SMS.</w:t>
      </w:r>
    </w:p>
    <w:p>
      <w:pPr>
        <w:spacing w:after="120" w:line="288" w:lineRule="auto"/>
        <w:jc w:val="both"/>
      </w:pPr>
      <w:r>
        <w:t>Essa exigência vale apenas para assinaturas com gov.br, outras formas de assinatura no sistema não mudam.</w:t>
      </w:r>
    </w:p>
    <w:p>
      <w:pPr>
        <w:spacing w:after="120" w:line="288" w:lineRule="auto"/>
        <w:jc w:val="both"/>
      </w:pPr>
      <w:r>
        <w:t>📣 Contadores: orientem seus clientes para evitar atrasos!" - https://www.instagram.com/reel/DMvcnL9Nnh-/ [19] STJ – Judiciário não pode apreciar validade de cláusula compromissória antes da sentença arbitral « CBAr – Comitê Brasileiro de Arbitragem - https://cbar.org.br/site/en/stj-judiciario-nao-pode-apreciar-validade-de-clausula-compromissoria-antes-da-sentenca-arbitral/ [20] https://fcaradv.com.br/en/news-and-articles/stj-reconhece-a-validade-de-clausula-compromissoria-em-discussao-contratual-entre-empresas-em-recuperacao-judicial - https://fcaradv.com.br/en/news-and-articles/stj-reconhece-a-validade-de-clausula-compromissoria-em-discussao-contratual-entre-empresas-em-recuperacao-judicial [21] Just a moment... - https://www.stj.jus.br/sites/portalp/Paginas/Comunicacao/Noticias/2025/14082025-Inclusao-de-clausula-arbitral-em-estatuto-de-associacao-civil-nao-se-submete-as-exigencias-do-contrato-de-adesao.aspx [22] Como estruturar o quadro societário da sua empresa - https://societariodigital.com.br/estruturar-quadro-societario/ [23] Alterações Societárias: O Que Muda em 2025 e Como Registrar (RN e SC) - https://hentzadvocacia.adv.br/blog/alteracoes-societarias-rn-sc/ [24] L14451 - https://www.planalto.gov.br/ccivil_03/_ato2019-2022/2022/lei/l14451.htm [25] Cessão de Quotas Sociais na Sociedade Limitada - https://mmaadvocacia.com.br/cessao-de-quotas/ [26] Just a moment... - https://www.coad.com.br/files/trib/html/pesquisa/lc/em19113.htm? [27] What is the Difference between a ROFO and ROFR? - Rez Legal - https://rezlegal.com/2018/08/what-is-the-difference-between-a-rofo-and-rofr/ [28] Direito de Preferência dos Sócios na Aquisição de Quotas - Jurisprudência | Jusbrasil - https://www.jusbrasil.com.br/jurisprudencia/busca?q=direito+de+preferência+dos+sócios+na+aquisição+de+quotas [29] Cessão de quotas empresariais e contrato social - https://www.galvaoesilva.com/blog/direito-empresarial/cessao-de-quotas-empresariais/ [30] Cessão de Quotas em Sociedades Limitadas: Requisitos e Responsabilidades da cessão de quotas a terceiros, no âmbito do Código Civil | BBMOV – Sociedade de Advogados - https://www.bbmov.adv.br/2023/10/31/cessao-de-quotas-em-sociedades-limitadas-requisitos-e-responsabilidades-da-cessao-de-quotas-a-terceiros-no-ambito-do-codigo-civil/ [31] VK | Welcome! - https://vk.com/video-229983937_456239034 [32] Pre-Emptive Rights Explained: Types, Variants, and How to Structure Them in Your Shareholders’ Agreement - https://www.equitylist.co/blog-post/pre-emptive-rights [33] Cessão de Quotas em Sociedades Limitadas: Quais São os Requisitos e Como Funciona o Direito de Preferência? - https://www.jusbrasil.com.br/artigos/cessao-de-quotas-em-sociedades-limitadas-quais-sao-os-requisitos-e-como-funciona-o-direito-de-preferencia/2811015922 [34] Art. 1057 da Lei nº 10.406, de 10 de janeiro de 2002 - https://www.jusbrasil.com.br/topicos/10667614/artigo-1057-da-lei-n-10406-de-10-de-janeiro-de-2002 [35] Shareholders’ agreement: pre-emptive right to purchase shares and other shareholder protection mechanisms — REVERA - https://cyprus.revera.legal/ru/info-centr/news-and-analytical-materials/187-preimushhestvennoe-pravo-pokupki-akcij-i-drugie-mexanizmy-zashhity-akcionerov/ [36] Right of first refusal - https://en.wikipedia.org/wiki/Right_of_first_refusal [37] Exclusão de Sócio em Sociedade Limitada no Brasil: Entenda Seus Direitos e Alternativas - https://advogadosmgf.com.br/exclusao-de-socio-em-ltda/</w:t>
      </w:r>
    </w:p>
    <w:sect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189A"/>
    <w:rsid w:val="003E21B0"/>
    <w:rsid w:val="00422D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b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D30730"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307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0730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D30730"/>
    <w:rPr>
      <w:rFonts w:ascii="Times New Roman" w:hAnsi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073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30730"/>
    <w:rPr>
      <w:rFonts w:ascii="Times New Roman" w:hAnsi="Times New Roman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
<Relationships xmlns="http://schemas.openxmlformats.org/package/2006/relationships">
  <Relationship Type="http://schemas.openxmlformats.org/officeDocument/2006/relationships/styles" Target="styles.xml" Id="rId3"/>
  <Relationship Type="http://schemas.openxmlformats.org/officeDocument/2006/relationships/theme" Target="theme/theme1.xml" Id="rId7"/>
  <Relationship Type="http://schemas.openxmlformats.org/officeDocument/2006/relationships/numbering" Target="numbering.xml" Id="rId2"/>
  <Relationship Type="http://schemas.openxmlformats.org/officeDocument/2006/relationships/customXml" Target="../customXml/item1.xml" Id="rId1"/>
  <Relationship Type="http://schemas.openxmlformats.org/officeDocument/2006/relationships/fontTable" Target="fontTable.xml" Id="rId6"/>
  <Relationship Type="http://schemas.openxmlformats.org/officeDocument/2006/relationships/webSettings" Target="webSettings.xml" Id="rId5"/>
  <Relationship Type="http://schemas.openxmlformats.org/officeDocument/2006/relationships/settings" Target="settings.xml" Id="rId4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
<Relationships xmlns="http://schemas.openxmlformats.org/package/2006/relationships">
  <Relationship Id="rId1" Type="http://schemas.openxmlformats.org/officeDocument/2006/relationships/customXmlProps" Target="itemProps1.xml"/>
</Relationships>
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18</ap:Pages>
  <ap:Words>6023</ap:Words>
  <ap:Characters>34333</ap:Characters>
  <ap:Application>Microsoft Office Word</ap:Application>
  <ap:DocSecurity>0</ap:DocSecurity>
  <ap:Lines>286</ap:Lines>
  <ap:Paragraphs>80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Manager/>
  <ap:Company/>
  <ap:LinksUpToDate>false</ap:LinksUpToDate>
  <ap:CharactersWithSpaces>40276</ap:CharactersWithSpaces>
  <ap:SharedDoc>false</ap:SharedDoc>
  <ap:HyperlinkBase/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2026-01-15T21:21:00Z</dcterms:created>
  <dcterms:modified xsi:type="dcterms:W3CDTF">2026-01-15T21:21:00Z</dcterms:modified>
  <cp:category/>
</cp:coreProperties>
</file>