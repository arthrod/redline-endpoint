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id="0" w:date="2026-01-15T16:53:14.6789800-05:00">
        <w:r>
          <w:delText>assinatura/registro (removendo todas as notas/colchetes). Adeque o texto ao caso concreto</w:delText>
        </w:r>
      </w:del>
      <w:ins w:author="Test User" w:id="1" w:date="2026-01-15T16:53:14.6789800-05:00">
        <w:r>
          <w:t>empresária limitada, que se regerá por este Contrato Social</w:t>
        </w:r>
      </w:ins>
      <w:r>
        <w:t xml:space="preserve"> e</w:t>
      </w:r>
      <w:del w:author="Test User" w:id="2" w:date="2026-01-15T16:53:14.6789800-05:00">
        <w:r>
          <w:delText xml:space="preserve"> às exigências da Junta Comercial competente (IN DREI 81/2020).]</w:delText>
        </w:r>
      </w:del>
      <w:ins w:author="Test User" w:id="3" w:date="2026-01-15T16:53:14.6789800-05:00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User" w:id="4" w:date="2026-01-15T16:53:14.6789800-05:00"/>
        </w:rPr>
      </w:pPr>
      <w:del w:author="Test User" w:id="5" w:date="2026-01-15T16:53:14.6789800-05:00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User" w:id="6" w:date="2026-01-15T16:53:14.6789800-05:00"/>
        </w:rPr>
      </w:pPr>
      <w:del w:author="Test User" w:id="7" w:date="2026-01-15T16:53:14.6789800-05:00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User" w:id="8" w:date="2026-01-15T16:53:14.6789800-05:00"/>
        </w:rPr>
      </w:pPr>
      <w:del w:author="Test User" w:id="9" w:date="2026-01-15T16:53:14.6789800-05:00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User" w:id="10" w:date="2026-01-15T16:53:14.6789800-05:00"/>
        </w:rPr>
      </w:pPr>
      <w:del w:author="Test User" w:id="11" w:date="2026-01-15T16:53:14.6789800-05:00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User" w:id="12" w:date="2026-01-15T16:53:14.6789800-05:00"/>
        </w:rPr>
      </w:pPr>
      <w:del w:author="Test User" w:id="13" w:date="2026-01-15T16:53:14.6789800-05:00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id="14" w:date="2026-01-15T16:53:14.6789800-05:00">
        <w:r>
          <w:delText>significados:</w:delText>
        </w:r>
      </w:del>
      <w:ins w:author="Test User" w:id="15" w:date="2026-01-15T16:53:14.6789800-05:00">
        <w:r>
          <w:t>significados:</w:t>
        </w:r>
      </w:ins>
      <w:ins w:author="Test User" w:id="16" w:date="2026-01-15T16:53:14.6789800-05:00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id="18" w:name="move1" w:author="Test User" w:date="2026-01-15T16:53:14.6789800-05:00"/>
      <w:moveFrom w:author="Test User" w:id="19" w:date="2026-01-15T16:53:14.6789800-05:00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User" w:id="17" w:date="2026-01-15T16:53:14.6789800-05:00"/>
        </w:rPr>
      </w:pPr>
      <w:moveFromRangeStart w:id="20" w:name="move2" w:author="Test User" w:date="2026-01-15T16:53:14.6789800-05:00"/>
      <w:moveFrom w:author="Test User" w:id="21" w:date="2026-01-15T16:53:14.6789800-05:00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User" w:id="18" w:date="2026-01-15T16:53:14.6789800-05:00"/>
        </w:rPr>
      </w:pPr>
      <w:moveFromRangeStart w:id="23" w:name="move2" w:author="Test User" w:date="2026-01-15T16:53:14.6789800-05:00"/>
      <w:moveFrom w:author="Test User" w:id="24" w:date="2026-01-15T16:53:14.6789800-05:00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User" w:id="19" w:date="2026-01-15T16:53:14.6789800-05:00"/>
        </w:rPr>
      </w:pPr>
      <w:moveFromRangeStart w:id="26" w:name="move2" w:author="Test User" w:date="2026-01-15T16:53:14.6789800-05:00"/>
      <w:moveFrom w:author="Test User" w:id="27" w:date="2026-01-15T16:53:14.6789800-05:00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User" w:id="20" w:date="2026-01-15T16:53:14.6789800-05:00"/>
        </w:rPr>
      </w:pPr>
      <w:moveFromRangeStart w:id="29" w:name="move2" w:author="Test User" w:date="2026-01-15T16:53:14.6789800-05:00"/>
      <w:moveFrom w:author="Test User" w:id="30" w:date="2026-01-15T16:53:14.6789800-05:0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id="21" w:date="2026-01-15T16:53:14.6789800-05:00">
        <w:r>
          <w:delText>observando-se contraditório e ampla defesa.</w:delText>
        </w:r>
      </w:del>
      <w:moveToRangeStart w:id="33" w:name="move1" w:author="Test User" w:date="2026-01-15T16:53:14.6789800-05:00"/>
      <w:moveTo w:author="Test User" w:id="34" w:date="2026-01-15T16:53:14.6789800-05:00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User" w:id="22" w:date="2026-01-15T16:53:14.6789800-05:00"/>
        </w:rPr>
      </w:pPr>
      <w:ins w:author="Test User" w:id="23" w:date="2026-01-15T16:53:14.6789800-05:00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User" w:id="24" w:date="2026-01-15T16:53:14.6789800-05:00"/>
        </w:rPr>
      </w:pPr>
      <w:ins w:author="Test User" w:id="25" w:date="2026-01-15T16:53:14.678980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User" w:id="26" w:date="2026-01-15T16:53:14.6789800-05:00"/>
        </w:rPr>
      </w:pPr>
      <w:ins w:author="Test User" w:id="27" w:date="2026-01-15T16:53:14.6789800-05:00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User" w:id="28" w:date="2026-01-15T16:53:14.6789800-05:00"/>
        </w:rPr>
      </w:pPr>
      <w:ins w:author="Test User" w:id="29" w:date="2026-01-15T16:53:14.6789800-05:00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User" w:id="30" w:date="2026-01-15T16:53:14.6789800-05:00"/>
        </w:rPr>
      </w:pPr>
      <w:ins w:author="Test User" w:id="31" w:date="2026-01-15T16:53:14.6789800-05:00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id="32" w:date="2026-01-15T16:53:14.6789800-05:00">
        <w:r>
          <w:delText>diversa mais rigorosa.</w:delText>
        </w:r>
      </w:del>
      <w:ins w:author="Test User" w:id="33" w:date="2026-01-15T16:53:14.6789800-05:00">
        <w:r>
          <w:t>dive, PRAZO E EXERCÍCIO SOCIAL</w:t>
        </w:r>
      </w:ins>
    </w:p>
    <w:p>
      <w:pPr>
        <w:spacing w:after="120" w:line="288" w:lineRule="auto"/>
        <w:jc w:val="both"/>
        <w:rPr>
          <w:ins w:author="Test User" w:id="34" w:date="2026-01-15T16:53:14.6789800-05:00"/>
        </w:rPr>
      </w:pPr>
      <w:moveToRangeStart w:id="47" w:name="move2" w:author="Test User" w:date="2026-01-15T16:53:14.6789800-05:00"/>
      <w:moveTo w:author="Test User" w:id="48" w:date="2026-01-15T16:53:14.6789800-05:00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User" w:id="35" w:date="2026-01-15T16:53:14.6789800-05:00"/>
        </w:rPr>
      </w:pPr>
      <w:moveToRangeStart w:id="50" w:name="move2" w:author="Test User" w:date="2026-01-15T16:53:14.6789800-05:00"/>
      <w:moveTo w:author="Test User" w:id="51" w:date="2026-01-15T16:53:14.678980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User" w:id="36" w:date="2026-01-15T16:53:14.6789800-05:00"/>
        </w:rPr>
      </w:pPr>
      <w:moveToRangeStart w:id="53" w:name="move2" w:author="Test User" w:date="2026-01-15T16:53:14.6789800-05:00"/>
      <w:moveTo w:author="Test User" w:id="54" w:date="2026-01-15T16:53:14.6789800-05:00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User" w:id="37" w:date="2026-01-15T16:53:14.6789800-05:00"/>
        </w:rPr>
      </w:pPr>
      <w:moveToRangeStart w:id="56" w:name="move2" w:author="Test User" w:date="2026-01-15T16:53:14.6789800-05:00"/>
      <w:moveTo w:author="Test User" w:id="57" w:date="2026-01-15T16:53:14.6789800-05:00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User" w:id="38" w:date="2026-01-15T16:53:14.6789800-05:00"/>
        </w:rPr>
      </w:pPr>
      <w:moveToRangeStart w:id="59" w:name="move2" w:author="Test User" w:date="2026-01-15T16:53:14.6789800-05:00"/>
      <w:moveTo w:author="Test User" w:id="60" w:date="2026-01-15T16:53:14.6789800-05:0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  <Relationship Type="http://schemas.openxmlformats.org/officeDocument/2006/relationships/footnotes" Target="footnotes.xml" Id="rId8" />
  <Relationship Type="http://schemas.openxmlformats.org/officeDocument/2006/relationships/endnotes" Target="endnotes.xml" Id="rId9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