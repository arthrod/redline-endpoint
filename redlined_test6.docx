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02:48:26.2063100-05:00" w:id="0">
        <w:r>
          <w:delText>assinatura/registro (removendo todas as notas/colchetes). Adeque o texto ao caso concreto</w:delText>
        </w:r>
      </w:del>
      <w:ins w:author="Test User" w:date="2026-01-16T02:48:26.2063100-05:00" w:id="1">
        <w:r>
          <w:t>empresária limitada, que se regerá por este Contrato Social</w:t>
        </w:r>
      </w:ins>
      <w:r>
        <w:t xml:space="preserve"> e</w:t>
      </w:r>
      <w:del w:author="Test User" w:date="2026-01-16T02:48:26.2063100-05:00" w:id="2">
        <w:r>
          <w:delText xml:space="preserve"> às exigências da Junta Comercial competente (IN DREI 81/2020).]</w:delText>
        </w:r>
      </w:del>
      <w:ins w:author="Test User" w:date="2026-01-16T02:48:26.206310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date="2026-01-16T02:48:26.2063100-05:00" w:id="4"/>
        </w:rPr>
      </w:pPr>
      <w:del w:author="Test User" w:date="2026-01-16T02:48:26.206310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date="2026-01-16T02:48:26.2063100-05:00" w:id="6"/>
        </w:rPr>
      </w:pPr>
      <w:del w:author="Test User" w:date="2026-01-16T02:48:26.206310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8:26.2063100-05:00" w:id="8"/>
        </w:rPr>
      </w:pPr>
      <w:del w:author="Test User" w:date="2026-01-16T02:48:26.206310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8:26.2063100-05:00" w:id="10"/>
        </w:rPr>
      </w:pPr>
      <w:del w:author="Test User" w:date="2026-01-16T02:48:26.206310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date="2026-01-16T02:48:26.2063100-05:00" w:id="12"/>
        </w:rPr>
      </w:pPr>
      <w:del w:author="Test User" w:date="2026-01-16T02:48:26.206310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02:48:26.2063100-05:00" w:id="14">
        <w:r>
          <w:delText>significados:</w:delText>
        </w:r>
      </w:del>
      <w:ins w:author="Test User" w:date="2026-01-16T02:48:26.2063100-05:00" w:id="15">
        <w:r>
          <w:t>significados:</w:t>
        </w:r>
      </w:ins>
      <w:ins w:author="Test User" w:date="2026-01-16T02:48:26.206310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User" w:date="2026-01-16T02:48:26.2063100-05:00" w:name="move1" w:id="18"/>
      <w:moveFrom w:author="Test User" w:date="2026-01-16T02:48:26.206310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date="2026-01-16T02:48:26.2063100-05:00" w:id="17"/>
        </w:rPr>
      </w:pPr>
      <w:moveFromRangeStart w:author="Test User" w:date="2026-01-16T02:48:26.2063100-05:00" w:name="move2" w:id="20"/>
      <w:moveFrom w:author="Test User" w:date="2026-01-16T02:48:26.206310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date="2026-01-16T02:48:26.2063100-05:00" w:id="18"/>
        </w:rPr>
      </w:pPr>
      <w:moveFromRangeStart w:author="Test User" w:date="2026-01-16T02:48:26.2063100-05:00" w:name="move2" w:id="23"/>
      <w:moveFrom w:author="Test User" w:date="2026-01-16T02:48:26.206310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date="2026-01-16T02:48:26.2063100-05:00" w:id="19"/>
        </w:rPr>
      </w:pPr>
      <w:moveFromRangeStart w:author="Test User" w:date="2026-01-16T02:48:26.2063100-05:00" w:name="move2" w:id="26"/>
      <w:moveFrom w:author="Test User" w:date="2026-01-16T02:48:26.206310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date="2026-01-16T02:48:26.2063100-05:00" w:id="20"/>
        </w:rPr>
      </w:pPr>
      <w:moveFromRangeStart w:author="Test User" w:date="2026-01-16T02:48:26.2063100-05:00" w:name="move2" w:id="29"/>
      <w:moveFrom w:author="Test User" w:date="2026-01-16T02:48:26.206310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02:48:26.2063100-05:00" w:id="21">
        <w:r>
          <w:delText>observando-se contraditório e ampla defesa.</w:delText>
        </w:r>
      </w:del>
      <w:moveToRangeStart w:author="Test User" w:date="2026-01-16T02:48:26.2063100-05:00" w:name="move1" w:id="33"/>
      <w:moveTo w:author="Test User" w:date="2026-01-16T02:48:26.206310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date="2026-01-16T02:48:26.2063100-05:00" w:id="22"/>
        </w:rPr>
      </w:pPr>
      <w:ins w:author="Test User" w:date="2026-01-16T02:48:26.206310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date="2026-01-16T02:48:26.2063100-05:00" w:id="24"/>
        </w:rPr>
      </w:pPr>
      <w:ins w:author="Test User" w:date="2026-01-16T02:48:26.206310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date="2026-01-16T02:48:26.2063100-05:00" w:id="26"/>
        </w:rPr>
      </w:pPr>
      <w:ins w:author="Test User" w:date="2026-01-16T02:48:26.206310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date="2026-01-16T02:48:26.2063100-05:00" w:id="28"/>
        </w:rPr>
      </w:pPr>
      <w:ins w:author="Test User" w:date="2026-01-16T02:48:26.206310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date="2026-01-16T02:48:26.2063100-05:00" w:id="30"/>
        </w:rPr>
      </w:pPr>
      <w:ins w:author="Test User" w:date="2026-01-16T02:48:26.206310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02:48:26.2063100-05:00" w:id="32">
        <w:r>
          <w:delText>diversa mais rigorosa.</w:delText>
        </w:r>
      </w:del>
      <w:ins w:author="Test User" w:date="2026-01-16T02:48:26.206310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date="2026-01-16T02:48:26.2063100-05:00" w:id="34"/>
        </w:rPr>
      </w:pPr>
      <w:moveToRangeStart w:author="Test User" w:date="2026-01-16T02:48:26.2063100-05:00" w:name="move2" w:id="47"/>
      <w:moveTo w:author="Test User" w:date="2026-01-16T02:48:26.206310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date="2026-01-16T02:48:26.2063100-05:00" w:id="35"/>
        </w:rPr>
      </w:pPr>
      <w:moveToRangeStart w:author="Test User" w:date="2026-01-16T02:48:26.2063100-05:00" w:name="move2" w:id="50"/>
      <w:moveTo w:author="Test User" w:date="2026-01-16T02:48:26.206310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date="2026-01-16T02:48:26.2063100-05:00" w:id="36"/>
        </w:rPr>
      </w:pPr>
      <w:moveToRangeStart w:author="Test User" w:date="2026-01-16T02:48:26.2063100-05:00" w:name="move2" w:id="53"/>
      <w:moveTo w:author="Test User" w:date="2026-01-16T02:48:26.206310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date="2026-01-16T02:48:26.2063100-05:00" w:id="37"/>
        </w:rPr>
      </w:pPr>
      <w:moveToRangeStart w:author="Test User" w:date="2026-01-16T02:48:26.2063100-05:00" w:name="move2" w:id="56"/>
      <w:moveTo w:author="Test User" w:date="2026-01-16T02:48:26.206310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date="2026-01-16T02:48:26.2063100-05:00" w:id="38"/>
        </w:rPr>
      </w:pPr>
      <w:moveToRangeStart w:author="Test User" w:date="2026-01-16T02:48:26.2063100-05:00" w:name="move2" w:id="59"/>
      <w:moveTo w:author="Test User" w:date="2026-01-16T02:48:26.206310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